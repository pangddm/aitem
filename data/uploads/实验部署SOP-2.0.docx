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s="http://schemas.microsoft.com/office/word/2010/wordprocessingShap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 xmlns:mc="http://schemas.openxmlformats.org/markup-compatibility/2006" mc:Ignorable="wps">
  <w:body>
    <w:p>
      <w:pPr>
        <w:pStyle w:val="rdbvau"/>
        <w:numPr/>
        <w:pBdr/>
        <w:ind/>
        <w:jc w:val="left"/>
        <w:rPr>
          <w:rFonts w:hint="eastAsia"/>
        </w:rPr>
      </w:pPr>
      <w:r>
        <w:rPr>
          <w:rFonts w:hint="eastAsia"/>
        </w:rPr>
        <w:t>实验</w:t>
      </w:r>
      <w:r>
        <w:rPr>
          <w:rFonts w:hint="eastAsia"/>
        </w:rPr>
        <w:t>部署</w:t>
      </w:r>
      <w:r>
        <w:rPr>
          <w:rFonts w:hint="eastAsia"/>
        </w:rPr>
        <w:t>SOP</w:t>
      </w:r>
      <w:r>
        <w:rPr>
          <w:rFonts w:hint="eastAsia"/>
        </w:rPr>
        <w:t>-</w:t>
      </w:r>
      <w:r>
        <w:rPr>
          <w:rFonts w:hint="eastAsia"/>
        </w:rPr>
        <w:t>2</w:t>
      </w:r>
      <w:r>
        <w:rPr>
          <w:rFonts w:hint="eastAsia"/>
        </w:rPr>
        <w:t>.</w:t>
      </w:r>
      <w:r>
        <w:rPr>
          <w:rFonts w:hint="eastAsia"/>
        </w:rPr>
        <w:t>0</w:t>
      </w:r>
    </w:p>
    <w:p>
      <w:pPr>
        <w:pStyle w:val="up9mm7"/>
        <w:numPr/>
        <w:pBdr/>
        <w:ind w:left="0"/>
        <w:rPr>
          <w:rFonts w:hint="eastAsia"/>
        </w:rPr>
      </w:pPr>
      <w:r>
        <w:rPr>
          <w:rFonts w:hint="eastAsia"/>
        </w:rPr>
        <w:t>前置条件</w:t>
      </w:r>
    </w:p>
    <w:p>
      <w:pPr>
        <w:pStyle w:val="ablt93"/>
        <w:numPr>
          <w:ilvl w:val="0"/>
          <w:numId w:val="1"/>
        </w:numPr>
        <w:pBdr/>
        <w:ind/>
        <w:jc w:val="left"/>
        <w:rPr>
          <w:rFonts w:hint="eastAsia"/>
        </w:rPr>
      </w:pPr>
      <w:r>
        <w:rPr>
          <w:rFonts w:hint="eastAsia"/>
        </w:rPr>
        <w:t>廊坊、韶关、中卫（专线正在建设）机房各预留足够数量机器专门用于实验部署，物料能够通过专线下载，实验部署时不需要临时协调机器</w:t>
      </w:r>
    </w:p>
    <w:p>
      <w:pPr>
        <w:pStyle w:val="ablt93"/>
        <w:numPr>
          <w:ilvl w:val="0"/>
          <w:numId w:val="1"/>
        </w:numPr>
        <w:pBdr/>
        <w:ind/>
        <w:jc w:val="left"/>
        <w:rPr>
          <w:rFonts w:hint="eastAsia"/>
        </w:rPr>
      </w:pPr>
      <w:r>
        <w:rPr>
          <w:rFonts w:hint="eastAsia"/>
        </w:rPr>
        <w:t>cos物料下载节点物料存储目录有足够空间，物料下载时不需要临时清理空间；GPU节点上系统盘有足够的空闲空间支持镜像load，分发镜像时不需要临时清理空间（实验使用的机器需要提前处理保证存储空间足够）</w:t>
      </w:r>
    </w:p>
    <w:p>
      <w:pPr>
        <w:pStyle w:val="ablt93"/>
        <w:numPr>
          <w:ilvl w:val="0"/>
          <w:numId w:val="1"/>
        </w:numPr>
        <w:pBdr/>
        <w:ind/>
        <w:jc w:val="left"/>
        <w:rPr>
          <w:rFonts w:hint="eastAsia"/>
        </w:rPr>
      </w:pPr>
      <w:r>
        <w:rPr>
          <w:rFonts w:hint="eastAsia"/>
        </w:rPr>
        <w:t>cos物料下载节点、GPU节点之间免密互信提前做好，物料下载及分发时不需要再处理节点间认证问题</w:t>
      </w:r>
    </w:p>
    <w:p>
      <w:pPr>
        <w:pStyle w:val="ablt93"/>
        <w:numPr>
          <w:ilvl w:val="0"/>
          <w:numId w:val="1"/>
        </w:numPr>
        <w:pBdr/>
        <w:ind/>
        <w:jc w:val="left"/>
        <w:rPr>
          <w:rFonts w:hint="eastAsia"/>
        </w:rPr>
      </w:pPr>
      <w:r>
        <w:rPr>
          <w:rFonts w:hint="eastAsia"/>
        </w:rPr>
        <w:t>cos物料下载节点使用的组件提前安装好，比如ansible、</w:t>
      </w:r>
      <w:r>
        <w:rPr>
          <w:i w:val="false"/>
          <w:strike w:val="false"/>
          <w:spacing w:val="0"/>
          <w:u w:val="none"/>
        </w:rPr>
        <w:t>fpsync</w:t>
      </w:r>
      <w:r>
        <w:rPr>
          <w:rFonts w:hint="eastAsia"/>
          <w:i w:val="false"/>
          <w:strike w:val="false"/>
          <w:spacing w:val="0"/>
          <w:u w:val="none"/>
        </w:rPr>
        <w:t>、rsync</w:t>
      </w:r>
    </w:p>
    <w:p>
      <w:pPr>
        <w:pStyle w:val="ablt93"/>
        <w:numPr>
          <w:ilvl w:val="0"/>
          <w:numId w:val="1"/>
        </w:numPr>
        <w:pBdr/>
        <w:ind/>
        <w:jc w:val="left"/>
        <w:rPr>
          <w:rFonts w:hint="eastAsia"/>
        </w:rPr>
      </w:pPr>
      <w:r>
        <w:rPr>
          <w:rFonts w:hint="eastAsia"/>
        </w:rPr>
        <w:t>启动命令、镜像、模型在对应卡上不存在兼容问题</w:t>
      </w:r>
    </w:p>
    <w:p>
      <w:pPr>
        <w:pStyle w:val="ablt93"/>
        <w:numPr>
          <w:ilvl w:val="0"/>
          <w:numId w:val="1"/>
        </w:numPr>
        <w:pBdr/>
        <w:ind/>
        <w:jc w:val="left"/>
        <w:rPr>
          <w:rFonts w:hint="eastAsia"/>
        </w:rPr>
      </w:pPr>
      <w:r>
        <w:rPr>
          <w:rFonts w:hint="eastAsia"/>
        </w:rPr>
        <w:t>客户一次性提供完整需求文档</w:t>
      </w:r>
      <w:r>
        <w:rPr>
          <w:rFonts w:hint="eastAsia"/>
          <w:shd w:val="clear" w:color="auto" w:fill="FFFF00"/>
        </w:rPr>
        <w:t>（提供需求文档模板给客户，保证客户一次性提供必要内容）</w:t>
      </w:r>
    </w:p>
    <w:p>
      <w:pPr>
        <w:pStyle w:val="ablt93"/>
        <w:numPr>
          <w:ilvl w:val="1"/>
          <w:numId w:val="1"/>
        </w:numPr>
        <w:pBdr/>
        <w:ind/>
        <w:jc w:val="left"/>
        <w:rPr>
          <w:rFonts w:hint="eastAsia"/>
        </w:rPr>
      </w:pPr>
      <w:r>
        <w:rPr>
          <w:rFonts w:hint="eastAsia"/>
        </w:rPr>
        <w:t>API调用使用的模型名称</w:t>
      </w:r>
    </w:p>
    <w:p>
      <w:pPr>
        <w:pStyle w:val="ablt93"/>
        <w:numPr>
          <w:ilvl w:val="1"/>
          <w:numId w:val="1"/>
        </w:numPr>
        <w:pBdr/>
        <w:ind/>
        <w:jc w:val="left"/>
        <w:rPr>
          <w:rFonts w:hint="eastAsia"/>
        </w:rPr>
      </w:pPr>
      <w:r>
        <w:rPr>
          <w:rFonts w:hint="eastAsia"/>
        </w:rPr>
        <w:t>部署模式及节点数</w:t>
      </w:r>
    </w:p>
    <w:p>
      <w:pPr>
        <w:pStyle w:val="ablt93"/>
        <w:numPr>
          <w:ilvl w:val="1"/>
          <w:numId w:val="1"/>
        </w:numPr>
        <w:pBdr/>
        <w:ind/>
        <w:jc w:val="left"/>
        <w:rPr>
          <w:rFonts w:hint="eastAsia"/>
        </w:rPr>
      </w:pPr>
      <w:r>
        <w:rPr>
          <w:rFonts w:hint="eastAsia"/>
        </w:rPr>
        <w:t>部署物料（镜像、模型、业务配置文件xxxx.yaml）下载地址及说明</w:t>
      </w:r>
    </w:p>
    <w:p>
      <w:pPr>
        <w:pStyle w:val="ablt93"/>
        <w:numPr>
          <w:ilvl w:val="2"/>
          <w:numId w:val="1"/>
        </w:numPr>
        <w:pBdr/>
        <w:ind/>
        <w:jc w:val="left"/>
        <w:rPr>
          <w:rFonts w:hint="eastAsia"/>
        </w:rPr>
      </w:pPr>
      <w:r>
        <w:rPr>
          <w:rFonts w:hint="eastAsia"/>
        </w:rPr>
        <w:t>镜像需要打好tag</w:t>
      </w:r>
    </w:p>
    <w:p>
      <w:pPr>
        <w:pStyle w:val="ablt93"/>
        <w:numPr>
          <w:ilvl w:val="2"/>
          <w:numId w:val="1"/>
        </w:numPr>
        <w:pBdr/>
        <w:ind/>
        <w:jc w:val="left"/>
        <w:rPr>
          <w:rFonts w:hint="eastAsia"/>
        </w:rPr>
      </w:pPr>
      <w:r>
        <w:rPr>
          <w:rFonts w:hint="eastAsia"/>
        </w:rPr>
        <w:t>需要同时推到广东及北京桶，两边需要能够通过专线快速下载</w:t>
      </w:r>
    </w:p>
    <w:p>
      <w:pPr>
        <w:pStyle w:val="ablt93"/>
        <w:numPr>
          <w:ilvl w:val="1"/>
          <w:numId w:val="1"/>
        </w:numPr>
        <w:pBdr/>
        <w:ind/>
        <w:jc w:val="left"/>
        <w:rPr>
          <w:rFonts w:hint="eastAsia"/>
        </w:rPr>
      </w:pPr>
      <w:r>
        <w:rPr>
          <w:i w:val="false"/>
          <w:strike w:val="false"/>
          <w:spacing w:val="0"/>
          <w:u w:val="none"/>
        </w:rPr>
        <w:t>镜像地址、tag与提供的业务配置文件xxxxx.yaml文件里对应参数需要保证一致</w:t>
      </w:r>
    </w:p>
    <w:p>
      <w:pPr>
        <w:pStyle w:val="hr7zct"/>
        <w:numPr/>
        <w:pBdr/>
        <w:ind/>
        <w:rPr>
          <w:rFonts w:hint="eastAsia"/>
        </w:rPr>
      </w:pPr>
      <w:r>
        <w:rPr>
          <w:rFonts w:hint="eastAsia"/>
        </w:rPr>
        <w:t>注意</w:t>
      </w:r>
      <w:r>
        <w:rPr>
          <w:rFonts w:hint="eastAsia"/>
        </w:rPr>
        <w:t>事项</w:t>
      </w:r>
    </w:p>
    <w:p>
      <w:pPr>
        <w:numPr>
          <w:ilvl w:val="0"/>
          <w:numId w:val="2"/>
        </w:numPr>
        <w:pBdr/>
        <w:snapToGrid/>
        <w:spacing w:line="240"/>
        <w:ind/>
        <w:rPr>
          <w:highlight w:val="yellow"/>
        </w:rPr>
      </w:pPr>
      <w:r>
        <w:rPr>
          <w:rFonts w:hint="eastAsia"/>
          <w:highlight w:val="yellow"/>
        </w:rPr>
        <w:t>是否使用cos中的启动脚本</w:t>
      </w:r>
    </w:p>
    <w:p>
      <w:pPr>
        <w:numPr>
          <w:ilvl w:val="1"/>
          <w:numId w:val="2"/>
        </w:numPr>
        <w:pBdr/>
        <w:snapToGrid/>
        <w:spacing w:line="240"/>
        <w:ind/>
        <w:rPr>
          <w:highlight w:val="yellow"/>
        </w:rPr>
      </w:pPr>
      <w:r>
        <w:rPr>
          <w:rFonts w:hint="eastAsia"/>
          <w:highlight w:val="yellow"/>
        </w:rPr>
        <w:t xml:space="preserve">dev84及更高版本镜像，使用镜像中自带的启动脚本【直接使用镜像+客户提供的yaml，不需要任何修改】【注意部署工具需要使用支持LOG_FILE变量的目录 /opt/llm-deploy_new 下的部署工具】 </w:t>
      </w:r>
    </w:p>
    <w:p>
      <w:pPr>
        <w:numPr>
          <w:ilvl w:val="1"/>
          <w:numId w:val="2"/>
        </w:numPr>
        <w:pBdr/>
        <w:snapToGrid/>
        <w:spacing w:line="240"/>
        <w:ind/>
        <w:rPr>
          <w:highlight w:val="yellow"/>
        </w:rPr>
      </w:pPr>
      <w:r>
        <w:rPr>
          <w:rFonts w:hint="eastAsia"/>
          <w:highlight w:val="yellow"/>
        </w:rPr>
        <w:t>dev84以下的镜像，使用cos上镜像所在目录下的启动脚本，并且需要删除脚本中的日志重定向内容【部署工具使用 /opt/llm-deploy 目录】</w:t>
      </w:r>
    </w:p>
    <w:p>
      <w:pPr>
        <w:numPr>
          <w:ilvl w:val="0"/>
          <w:numId w:val="2"/>
        </w:numPr>
        <w:pBdr/>
        <w:snapToGrid/>
        <w:spacing w:line="240"/>
        <w:ind/>
        <w:rPr>
          <w:highlight w:val="yellow"/>
        </w:rPr>
      </w:pPr>
      <w:r>
        <w:rPr>
          <w:rFonts w:hint="eastAsia"/>
          <w:highlight w:val="yellow"/>
        </w:rPr>
        <w:t>proxy pod 挂载启动脚本</w:t>
      </w:r>
    </w:p>
    <w:p>
      <w:pPr>
        <w:numPr>
          <w:ilvl w:val="1"/>
          <w:numId w:val="2"/>
        </w:numPr>
        <w:pBdr/>
        <w:snapToGrid/>
        <w:spacing w:line="240"/>
        <w:ind/>
        <w:rPr>
          <w:highlight w:val="yellow"/>
        </w:rPr>
      </w:pPr>
      <w:r>
        <w:rPr>
          <w:rFonts w:hint="eastAsia"/>
          <w:highlight w:val="yellow"/>
        </w:rPr>
        <w:t xml:space="preserve">需要同时挂载 </w:t>
      </w:r>
      <w:r>
        <w:rPr>
          <w:rStyle w:val="4vsvs3"/>
          <w:rFonts w:hint="eastAsia"/>
          <w:highlight w:val="yellow"/>
        </w:rPr>
        <w:fldChar w:fldCharType="begin"/>
      </w:r>
      <w:r>
        <w:rPr>
          <w:rStyle w:val="4vsvs3"/>
          <w:rFonts w:hint="eastAsia"/>
          <w:highlight w:val="yellow"/>
        </w:rPr>
        <w:instrText>HYPERLINK https://run_flexible_proxy.sh normalLink \tdfe -10 \tdlt text \tdlf FromInput \tdtf 1 \tdsub normalLink \tdkey 35e2sq</w:instrText>
      </w:r>
      <w:r>
        <w:rPr>
          <w:rStyle w:val="4vsvs3"/>
          <w:rFonts w:hint="eastAsia"/>
          <w:highlight w:val="yellow"/>
        </w:rPr>
        <w:fldChar w:fldCharType="separate"/>
      </w:r>
      <w:r>
        <w:rPr>
          <w:rStyle w:val="4vsvs3"/>
          <w:rFonts w:hint="eastAsia"/>
          <w:highlight w:val="yellow"/>
        </w:rPr>
        <w:t>run_flexible_proxy.sh</w:t>
      </w:r>
      <w:r>
        <w:rPr>
          <w:rStyle w:val="4vsvs3"/>
          <w:rFonts w:hint="eastAsia"/>
          <w:highlight w:val="yellow"/>
        </w:rPr>
        <w:fldChar w:fldCharType="end"/>
      </w:r>
      <w:r>
        <w:rPr>
          <w:rFonts w:hint="eastAsia"/>
          <w:highlight w:val="yellow"/>
        </w:rPr>
        <w:t xml:space="preserve"> 和 </w:t>
      </w:r>
      <w:r>
        <w:rPr>
          <w:rStyle w:val="4vsvs3"/>
          <w:rFonts w:hint="eastAsia"/>
          <w:highlight w:val="yellow"/>
        </w:rPr>
        <w:fldChar w:fldCharType="begin"/>
      </w:r>
      <w:r>
        <w:rPr>
          <w:rStyle w:val="4vsvs3"/>
          <w:rFonts w:hint="eastAsia"/>
          <w:highlight w:val="yellow"/>
        </w:rPr>
        <w:instrText>HYPERLINK https://run_probe_loop.sh normalLink \tdfe -10 \tdlt text \tdlf FromInput \tdtf 1 \tdsub normalLink \tdkey aujm0m</w:instrText>
      </w:r>
      <w:r>
        <w:rPr>
          <w:rStyle w:val="4vsvs3"/>
          <w:rFonts w:hint="eastAsia"/>
          <w:highlight w:val="yellow"/>
        </w:rPr>
        <w:fldChar w:fldCharType="separate"/>
      </w:r>
      <w:r>
        <w:rPr>
          <w:rStyle w:val="4vsvs3"/>
          <w:rFonts w:hint="eastAsia"/>
          <w:highlight w:val="yellow"/>
        </w:rPr>
        <w:t>run_probe_loop.sh</w:t>
      </w:r>
      <w:r>
        <w:rPr>
          <w:rStyle w:val="4vsvs3"/>
          <w:rFonts w:hint="eastAsia"/>
          <w:highlight w:val="yellow"/>
        </w:rPr>
        <w:fldChar w:fldCharType="end"/>
      </w:r>
      <w:r>
        <w:rPr>
          <w:rFonts w:hint="eastAsia"/>
          <w:highlight w:val="yellow"/>
        </w:rPr>
        <w:t xml:space="preserve"> 脚本到 proxy pod，且挂载到同一个目录下</w:t>
      </w:r>
    </w:p>
    <w:p>
      <w:pPr>
        <w:pStyle w:val="ablt93"/>
        <w:rPr/>
      </w:pPr>
    </w:p>
    <w:p>
      <w:pPr>
        <w:pStyle w:val="up9mm7"/>
        <w:numPr/>
        <w:pBdr/>
        <w:ind w:left="0"/>
        <w:rPr>
          <w:rFonts w:hint="eastAsia"/>
        </w:rPr>
      </w:pPr>
      <w:r>
        <w:rPr>
          <w:rFonts w:hint="eastAsia"/>
        </w:rPr>
        <w:t>部署流程</w:t>
      </w:r>
    </w:p>
    <w:p>
      <w:pPr>
        <w:pStyle w:val="ablt93"/>
        <w:numPr/>
        <w:pBdr/>
        <w:ind w:left="0"/>
        <w:rPr>
          <w:rFonts w:hint="eastAsia"/>
          <w:b/>
          <w:color w:val="FF0000"/>
        </w:rPr>
      </w:pPr>
      <w:r>
        <w:rPr>
          <w:rFonts w:hint="eastAsia"/>
          <w:b/>
          <w:color w:val="FF0000"/>
        </w:rPr>
        <w:t>整体时效要求：两人（80分钟）或一人（120分钟）</w:t>
      </w:r>
    </w:p>
    <w:p>
      <w:pPr>
        <w:pStyle w:val="llemnx"/>
        <w:numPr/>
        <w:pBdr/>
        <w:ind w:left="0"/>
        <w:rPr>
          <w:rFonts w:hint="eastAsia"/>
        </w:rPr>
      </w:pPr>
      <w:r>
        <w:rPr>
          <w:rFonts w:hint="eastAsia"/>
        </w:rPr>
        <w:t>部署准备（时效要求40-80分钟）</w:t>
      </w:r>
    </w:p>
    <w:p>
      <w:pPr>
        <w:pStyle w:val="ablt93"/>
        <w:numPr/>
        <w:pBdr/>
        <w:ind w:left="0"/>
        <w:rPr>
          <w:b/>
          <w:color w:val="FF0000"/>
        </w:rPr>
      </w:pPr>
      <w:r>
        <w:rPr>
          <w:rFonts w:hint="eastAsia"/>
          <w:b/>
          <w:color w:val="FF0000"/>
        </w:rPr>
        <w:t>时效要求</w:t>
      </w:r>
      <w:r>
        <w:rPr>
          <w:b/>
          <w:color w:val="FF0000"/>
        </w:rPr>
        <w:t>：两人并行</w:t>
      </w:r>
      <w:r>
        <w:rPr>
          <w:rFonts w:hint="eastAsia"/>
          <w:b/>
          <w:color w:val="FF0000"/>
        </w:rPr>
        <w:t>4</w:t>
      </w:r>
      <w:r>
        <w:rPr>
          <w:b/>
          <w:color w:val="FF0000"/>
        </w:rPr>
        <w:t>0分钟，1人</w:t>
      </w:r>
      <w:r>
        <w:rPr>
          <w:rFonts w:hint="eastAsia"/>
          <w:b/>
          <w:color w:val="FF0000"/>
        </w:rPr>
        <w:t>8</w:t>
      </w:r>
      <w:r>
        <w:rPr>
          <w:b/>
          <w:color w:val="FF0000"/>
        </w:rPr>
        <w:t>0分钟</w:t>
      </w:r>
    </w:p>
    <w:p>
      <w:pPr>
        <w:pStyle w:val="ablt93"/>
        <w:numPr/>
        <w:ind w:left="0"/>
        <w:rPr>
          <w:b/>
          <w:color w:val="FF0000"/>
        </w:rPr>
      </w:pPr>
      <w:r>
        <w:rPr>
          <w:rFonts w:hint="eastAsia"/>
          <w:b/>
          <w:color w:val="FF0000"/>
        </w:rPr>
        <w:t>两人并行分工：A负责任务一、二（40分钟）；B负责任务三、四、五、六（40分钟）</w:t>
      </w:r>
    </w:p>
    <w:p>
      <w:pPr>
        <w:pStyle w:val="8z1s18"/>
        <w:numPr/>
        <w:pBdr/>
        <w:ind/>
        <w:rPr/>
      </w:pPr>
      <w:r>
        <w:rPr>
          <w:rFonts w:hint="eastAsia"/>
        </w:rPr>
        <w:t>配置准备（全体）：</w:t>
      </w:r>
      <w:r>
        <w:rPr/>
        <w:t>获取需求，规划资源</w:t>
      </w:r>
      <w:r>
        <w:rPr>
          <w:rFonts w:hint="eastAsia"/>
        </w:rPr>
        <w:t>（10分钟）</w:t>
      </w:r>
    </w:p>
    <w:p>
      <w:pPr>
        <w:pStyle w:val="ablt93"/>
        <w:numPr/>
        <w:pBdr/>
        <w:ind w:left="0"/>
        <w:rPr>
          <w:rFonts w:hint="eastAsia"/>
        </w:rPr>
      </w:pPr>
      <w:r>
        <w:rPr>
          <w:rFonts w:hint="eastAsia"/>
        </w:rPr>
        <w:t xml:space="preserve">阅读客户提供的需求信息，格式如如： </w:t>
      </w:r>
      <w:r>
        <w:rPr>
          <w:rStyle w:val="bgbngv"/>
          <w:color/>
        </w:rPr>
        <w:fldChar w:fldCharType="begin"/>
      </w:r>
      <w:r>
        <w:rPr>
          <w:rStyle w:val="bgbngv"/>
          <w:color/>
        </w:rPr>
        <w:instrText>HYPERLINK https://doc.weixin.qq.com/sheet/e3_AG8APAbxANoCNQpoVw1abQ9GlqFO6?scode=AFQA4AdVAAcdHhcG1LAG8APAbxANo&amp;tab=BB08J2 docLink \tdft Doc \tdfe 1 \tdfid s.1970324960043092.6481954786z2_e3.781068057svjU \tdlt inline \tdlf FromPaste \tdtf 1 \l \tdsub docLink \tdkey 0e0cv7</w:instrText>
      </w:r>
      <w:r>
        <w:rPr>
          <w:rStyle w:val="bgbngv"/>
          <w:color/>
        </w:rPr>
        <w:fldChar w:fldCharType="separate"/>
      </w:r>
      <w:r>
        <w:rPr>
          <w:rStyle w:val="bgbngv"/>
          <w:color/>
        </w:rPr>
        <w:t>副本-实验部署需求案例</w:t>
      </w:r>
      <w:r>
        <w:rPr>
          <w:rStyle w:val="bgbngv"/>
          <w:color/>
        </w:rPr>
        <w:fldChar w:fldCharType="end"/>
      </w:r>
    </w:p>
    <w:p>
      <w:pPr>
        <w:pStyle w:val="ablt93"/>
        <w:numPr>
          <w:ilvl w:val="0"/>
          <w:numId w:val="3"/>
        </w:numPr>
        <w:pBdr/>
        <w:ind/>
        <w:jc w:val="left"/>
        <w:rPr>
          <w:rFonts w:hint="eastAsia"/>
        </w:rPr>
      </w:pPr>
      <w:r>
        <w:rPr>
          <w:rFonts w:hint="eastAsia"/>
        </w:rPr>
        <w:t>明确部署模式及需要的节点数（单节点 or PD分离、部署节点数 or 组数）</w:t>
      </w:r>
    </w:p>
    <w:p>
      <w:pPr>
        <w:pStyle w:val="ablt93"/>
        <w:numPr>
          <w:ilvl w:val="1"/>
          <w:numId w:val="3"/>
        </w:numPr>
        <w:pBdr>
          <w:bottom/>
        </w:pBdr>
        <w:ind/>
        <w:jc w:val="left"/>
        <w:rPr>
          <w:rFonts w:hint="eastAsia"/>
        </w:rPr>
      </w:pPr>
      <w:r>
        <w:rPr>
          <w:rFonts w:hint="eastAsia"/>
        </w:rPr>
        <w:t>例如：PD分离（1p1d），2组</w:t>
      </w:r>
    </w:p>
    <w:p>
      <w:pPr>
        <w:pStyle w:val="ablt93"/>
        <w:numPr>
          <w:ilvl w:val="0"/>
          <w:numId w:val="3"/>
        </w:numPr>
        <w:pBdr/>
        <w:ind/>
        <w:jc w:val="left"/>
        <w:rPr/>
      </w:pPr>
      <w:r>
        <w:rPr>
          <w:rFonts w:hint="eastAsia"/>
        </w:rPr>
        <w:t>明确要部署的模型的模型名称</w:t>
      </w:r>
    </w:p>
    <w:p>
      <w:pPr>
        <w:pStyle w:val="ablt93"/>
        <w:numPr>
          <w:ilvl w:val="1"/>
          <w:numId w:val="3"/>
        </w:numPr>
        <w:pBdr/>
        <w:ind/>
        <w:jc w:val="left"/>
        <w:rPr/>
      </w:pPr>
      <w:r>
        <w:rPr>
          <w:rFonts w:hint="eastAsia"/>
        </w:rPr>
        <w:t>例如：</w:t>
      </w:r>
      <w:r>
        <w:rPr>
          <w:i w:val="false"/>
          <w:strike w:val="false"/>
          <w:spacing w:val="0"/>
          <w:u w:val="none"/>
        </w:rPr>
        <w:t>AWCLOUD-TEST-SLOW_16k</w:t>
      </w:r>
    </w:p>
    <w:p>
      <w:pPr>
        <w:pStyle w:val="ablt93"/>
        <w:numPr>
          <w:ilvl w:val="0"/>
          <w:numId w:val="3"/>
        </w:numPr>
        <w:pBdr/>
        <w:ind/>
        <w:jc w:val="left"/>
        <w:rPr/>
      </w:pPr>
      <w:r>
        <w:rPr>
          <w:rFonts w:hint="eastAsia"/>
        </w:rPr>
        <w:t>机房及节点规划</w:t>
      </w:r>
    </w:p>
    <w:p>
      <w:pPr>
        <w:pStyle w:val="ablt93"/>
        <w:numPr>
          <w:ilvl w:val="1"/>
          <w:numId w:val="3"/>
        </w:numPr>
        <w:pBdr>
          <w:bottom/>
        </w:pBdr>
        <w:ind/>
        <w:jc w:val="left"/>
        <w:rPr>
          <w:rFonts w:hint="eastAsia"/>
        </w:rPr>
      </w:pPr>
      <w:r>
        <w:rPr>
          <w:rFonts w:hint="eastAsia"/>
        </w:rPr>
        <w:t>实际部署的时候</w:t>
      </w:r>
      <w:r>
        <w:rPr>
          <w:rFonts w:hint="eastAsia"/>
          <w:b/>
          <w:color w:val="FF0000"/>
        </w:rPr>
        <w:t>建议在客户需求基础上多部署一个节点或一组</w:t>
      </w:r>
      <w:r>
        <w:rPr>
          <w:rFonts w:hint="eastAsia"/>
        </w:rPr>
        <w:t>，避免有节点部署异常影响整体进度，部署完成后删除多余的节点或组。例如：廊坊机房部署2组</w:t>
      </w:r>
    </w:p>
    <w:p>
      <w:pPr>
        <w:pStyle w:val="ablt93"/>
        <w:numPr>
          <w:ilvl w:val="1"/>
          <w:numId w:val="3"/>
        </w:numPr>
        <w:pBdr/>
        <w:ind/>
        <w:jc w:val="left"/>
        <w:rPr>
          <w:rFonts w:hint="eastAsia"/>
        </w:rPr>
      </w:pPr>
      <w:r>
        <w:rPr>
          <w:rFonts w:hint="eastAsia"/>
        </w:rPr>
        <w:t>明确所有GPU节点的主机名及IP地址</w:t>
      </w:r>
    </w:p>
    <w:p>
      <w:pPr>
        <w:pStyle w:val="8z1s18"/>
        <w:pBdr/>
        <w:ind/>
        <w:rPr>
          <w:rFonts w:hint="eastAsia"/>
        </w:rPr>
      </w:pPr>
      <w:r>
        <w:rPr>
          <w:rFonts w:hint="eastAsia"/>
        </w:rPr>
        <w:t>全局</w:t>
      </w:r>
      <w:r>
        <w:rPr>
          <w:rFonts w:hint="eastAsia"/>
        </w:rPr>
        <w:t>配置</w:t>
      </w:r>
      <w:r>
        <w:rPr>
          <w:rFonts w:hint="eastAsia"/>
        </w:rPr>
        <w:t>文件</w:t>
      </w:r>
      <w:r>
        <w:rPr>
          <w:rFonts w:hint="eastAsia"/>
        </w:rPr>
        <w:t>（</w:t>
      </w:r>
      <w:r>
        <w:rPr>
          <w:rFonts w:hint="eastAsia"/>
        </w:rPr>
        <w:t>mas</w:t>
      </w:r>
      <w:r>
        <w:rPr>
          <w:rFonts w:hint="eastAsia"/>
        </w:rPr>
        <w:t>t</w:t>
      </w:r>
      <w:r>
        <w:rPr>
          <w:rFonts w:hint="eastAsia"/>
        </w:rPr>
        <w:t>e</w:t>
      </w:r>
      <w:r>
        <w:rPr>
          <w:rFonts w:hint="eastAsia"/>
        </w:rPr>
        <w:t>r</w:t>
      </w:r>
      <w:r>
        <w:rPr>
          <w:rFonts w:hint="eastAsia"/>
        </w:rPr>
        <w:t>0</w:t>
      </w:r>
      <w:r>
        <w:rPr>
          <w:rFonts w:hint="eastAsia"/>
        </w:rPr>
        <w:t>3</w:t>
      </w:r>
      <w:r>
        <w:rPr>
          <w:rFonts w:hint="eastAsia"/>
        </w:rPr>
        <w:t>）</w:t>
      </w:r>
    </w:p>
    <w:p>
      <w:pPr>
        <w:pStyle w:val="ablt93"/>
        <w:pBdr/>
        <w:ind/>
        <w:rPr>
          <w:color w:val="FF0000"/>
        </w:rPr>
      </w:pPr>
      <w:r>
        <w:rPr>
          <w:rFonts w:hint="eastAsia"/>
          <w:i w:val="false"/>
          <w:strike w:val="false"/>
          <w:color w:val="FF0000"/>
          <w:spacing w:val="0"/>
          <w:sz w:val="32"/>
          <w:u w:val="none"/>
        </w:rPr>
        <w:t>携带</w:t>
      </w:r>
      <w:r>
        <w:rPr>
          <w:i w:val="false"/>
          <w:strike w:val="false"/>
          <w:color w:val="FF0000"/>
          <w:spacing w:val="0"/>
          <w:sz w:val="32"/>
          <w:u w:val="none"/>
        </w:rPr>
        <w:t>startupProbe</w:t>
      </w:r>
      <w:r>
        <w:rPr>
          <w:rFonts w:hint="eastAsia"/>
          <w:i w:val="false"/>
          <w:strike w:val="false"/>
          <w:color w:val="FF0000"/>
          <w:spacing w:val="0"/>
          <w:sz w:val="32"/>
          <w:u w:val="none"/>
        </w:rPr>
        <w:t>探针</w:t>
      </w:r>
      <w:r>
        <w:rPr>
          <w:rFonts w:hint="eastAsia"/>
          <w:i w:val="false"/>
          <w:strike w:val="false"/>
          <w:color w:val="FF0000"/>
          <w:spacing w:val="0"/>
          <w:sz w:val="32"/>
          <w:u w:val="none"/>
        </w:rPr>
        <w:t>要</w:t>
      </w:r>
      <w:r>
        <w:rPr>
          <w:rFonts w:hint="eastAsia"/>
          <w:i w:val="false"/>
          <w:strike w:val="false"/>
          <w:color w:val="FF0000"/>
          <w:spacing w:val="0"/>
          <w:sz w:val="32"/>
          <w:u w:val="none"/>
        </w:rPr>
        <w:t>复制</w:t>
      </w:r>
      <w:r>
        <w:rPr>
          <w:rFonts w:hint="eastAsia"/>
          <w:i w:val="false"/>
          <w:strike w:val="false"/>
          <w:color w:val="FF0000"/>
          <w:spacing w:val="0"/>
          <w:sz w:val="32"/>
          <w:u w:val="none"/>
        </w:rPr>
        <w:t>/</w:t>
      </w:r>
      <w:r>
        <w:rPr>
          <w:rFonts w:hint="eastAsia"/>
          <w:i w:val="false"/>
          <w:strike w:val="false"/>
          <w:color w:val="FF0000"/>
          <w:spacing w:val="0"/>
          <w:sz w:val="32"/>
          <w:u w:val="none"/>
        </w:rPr>
        <w:t>o</w:t>
      </w:r>
      <w:r>
        <w:rPr>
          <w:rFonts w:hint="eastAsia"/>
          <w:i w:val="false"/>
          <w:strike w:val="false"/>
          <w:color w:val="FF0000"/>
          <w:spacing w:val="0"/>
          <w:sz w:val="32"/>
          <w:u w:val="none"/>
        </w:rPr>
        <w:t>p</w:t>
      </w:r>
      <w:r>
        <w:rPr>
          <w:rFonts w:hint="eastAsia"/>
          <w:i w:val="false"/>
          <w:strike w:val="false"/>
          <w:color w:val="FF0000"/>
          <w:spacing w:val="0"/>
          <w:sz w:val="32"/>
          <w:u w:val="none"/>
        </w:rPr>
        <w:t>t</w:t>
      </w:r>
      <w:r>
        <w:rPr>
          <w:rFonts w:hint="eastAsia"/>
          <w:i w:val="false"/>
          <w:strike w:val="false"/>
          <w:color w:val="FF0000"/>
          <w:spacing w:val="0"/>
          <w:sz w:val="32"/>
          <w:u w:val="none"/>
        </w:rPr>
        <w:t>/</w:t>
      </w:r>
      <w:r>
        <w:rPr>
          <w:i w:val="false"/>
          <w:strike w:val="false"/>
          <w:color w:val="FF0000"/>
          <w:spacing w:val="0"/>
          <w:sz w:val="32"/>
          <w:u w:val="none"/>
        </w:rPr>
        <w:t>exp-deploy_new_yure</w:t>
      </w:r>
      <w:r>
        <w:rPr>
          <w:rFonts w:hint="eastAsia"/>
          <w:i w:val="false"/>
          <w:strike w:val="false"/>
          <w:color w:val="FF0000"/>
          <w:spacing w:val="0"/>
          <w:sz w:val="32"/>
          <w:u w:val="none"/>
        </w:rPr>
        <w:t>，</w:t>
      </w:r>
      <w:r>
        <w:rPr>
          <w:rFonts w:hint="eastAsia"/>
          <w:i w:val="false"/>
          <w:strike w:val="false"/>
          <w:color w:val="FF0000"/>
          <w:spacing w:val="0"/>
          <w:sz w:val="32"/>
          <w:u w:val="none"/>
        </w:rPr>
        <w:t>仅</w:t>
      </w:r>
      <w:r>
        <w:rPr>
          <w:rFonts w:hint="eastAsia"/>
          <w:i w:val="false"/>
          <w:strike w:val="false"/>
          <w:color w:val="FF0000"/>
          <w:spacing w:val="0"/>
          <w:sz w:val="32"/>
          <w:u w:val="none"/>
        </w:rPr>
        <w:t>部署</w:t>
      </w:r>
      <w:r>
        <w:rPr>
          <w:rFonts w:hint="eastAsia"/>
          <w:i w:val="false"/>
          <w:strike w:val="false"/>
          <w:color w:val="FF0000"/>
          <w:spacing w:val="0"/>
          <w:sz w:val="32"/>
          <w:u w:val="none"/>
        </w:rPr>
        <w:t>1</w:t>
      </w:r>
      <w:r>
        <w:rPr>
          <w:rFonts w:hint="eastAsia"/>
          <w:i w:val="false"/>
          <w:strike w:val="false"/>
          <w:color w:val="FF0000"/>
          <w:spacing w:val="0"/>
          <w:sz w:val="32"/>
          <w:u w:val="none"/>
        </w:rPr>
        <w:t>P</w:t>
      </w:r>
      <w:r>
        <w:rPr>
          <w:rFonts w:hint="eastAsia"/>
          <w:i w:val="false"/>
          <w:strike w:val="false"/>
          <w:color w:val="FF0000"/>
          <w:spacing w:val="0"/>
          <w:sz w:val="32"/>
          <w:u w:val="none"/>
        </w:rPr>
        <w:t>1</w:t>
      </w:r>
      <w:r>
        <w:rPr>
          <w:rFonts w:hint="eastAsia"/>
          <w:i w:val="false"/>
          <w:strike w:val="false"/>
          <w:color w:val="FF0000"/>
          <w:spacing w:val="0"/>
          <w:sz w:val="32"/>
          <w:u w:val="none"/>
        </w:rPr>
        <w:t>D</w:t>
      </w:r>
      <w:r>
        <w:rPr>
          <w:rFonts w:hint="eastAsia"/>
          <w:i w:val="false"/>
          <w:strike w:val="false"/>
          <w:color w:val="FF0000"/>
          <w:spacing w:val="0"/>
          <w:sz w:val="32"/>
          <w:u w:val="none"/>
        </w:rPr>
        <w:t>时</w:t>
      </w:r>
      <w:r>
        <w:rPr>
          <w:rFonts w:hint="eastAsia"/>
          <w:i w:val="false"/>
          <w:strike w:val="false"/>
          <w:color w:val="FF0000"/>
          <w:spacing w:val="0"/>
          <w:sz w:val="32"/>
          <w:u w:val="none"/>
        </w:rPr>
        <w:t>使用</w:t>
      </w:r>
      <w:r>
        <w:rPr>
          <w:rFonts w:hint="eastAsia"/>
          <w:i w:val="false"/>
          <w:strike w:val="false"/>
          <w:color w:val="FF0000"/>
          <w:spacing w:val="0"/>
          <w:sz w:val="32"/>
          <w:u w:val="none"/>
        </w:rPr>
        <w:t>，</w:t>
      </w:r>
      <w:r>
        <w:rPr>
          <w:rFonts w:hint="eastAsia"/>
          <w:i w:val="false"/>
          <w:strike w:val="false"/>
          <w:color w:val="FF0000"/>
          <w:spacing w:val="0"/>
          <w:sz w:val="32"/>
          <w:u w:val="none"/>
        </w:rPr>
        <w:t>多</w:t>
      </w:r>
      <w:r>
        <w:rPr>
          <w:rFonts w:hint="eastAsia"/>
          <w:i w:val="false"/>
          <w:strike w:val="false"/>
          <w:color w:val="FF0000"/>
          <w:spacing w:val="0"/>
          <w:sz w:val="32"/>
          <w:u w:val="none"/>
        </w:rPr>
        <w:t>P</w:t>
      </w:r>
      <w:r>
        <w:rPr>
          <w:rFonts w:hint="eastAsia"/>
          <w:i w:val="false"/>
          <w:strike w:val="false"/>
          <w:color w:val="FF0000"/>
          <w:spacing w:val="0"/>
          <w:sz w:val="32"/>
          <w:u w:val="none"/>
        </w:rPr>
        <w:t>多</w:t>
      </w:r>
      <w:r>
        <w:rPr>
          <w:rFonts w:hint="eastAsia"/>
          <w:i w:val="false"/>
          <w:strike w:val="false"/>
          <w:color w:val="FF0000"/>
          <w:spacing w:val="0"/>
          <w:sz w:val="32"/>
          <w:u w:val="none"/>
        </w:rPr>
        <w:t>D</w:t>
      </w:r>
      <w:r>
        <w:rPr>
          <w:rFonts w:hint="eastAsia"/>
          <w:i w:val="false"/>
          <w:strike w:val="false"/>
          <w:color w:val="FF0000"/>
          <w:spacing w:val="0"/>
          <w:sz w:val="32"/>
          <w:u w:val="none"/>
        </w:rPr>
        <w:t>等待</w:t>
      </w:r>
      <w:r>
        <w:rPr>
          <w:rFonts w:hint="eastAsia"/>
          <w:i w:val="false"/>
          <w:strike w:val="false"/>
          <w:color w:val="FF0000"/>
          <w:spacing w:val="0"/>
          <w:sz w:val="32"/>
          <w:u w:val="none"/>
        </w:rPr>
        <w:t>客户</w:t>
      </w:r>
      <w:r>
        <w:rPr>
          <w:rFonts w:hint="eastAsia"/>
          <w:i w:val="false"/>
          <w:strike w:val="false"/>
          <w:color w:val="FF0000"/>
          <w:spacing w:val="0"/>
          <w:sz w:val="32"/>
          <w:u w:val="none"/>
        </w:rPr>
        <w:t>修复</w:t>
      </w:r>
      <w:r>
        <w:rPr>
          <w:rFonts w:hint="eastAsia"/>
          <w:i w:val="false"/>
          <w:strike w:val="false"/>
          <w:color w:val="FF0000"/>
          <w:spacing w:val="0"/>
          <w:sz w:val="32"/>
          <w:u w:val="none"/>
        </w:rPr>
        <w:t>后</w:t>
      </w:r>
      <w:r>
        <w:rPr>
          <w:rFonts w:hint="eastAsia"/>
          <w:i w:val="false"/>
          <w:strike w:val="false"/>
          <w:color w:val="FF0000"/>
          <w:spacing w:val="0"/>
          <w:sz w:val="32"/>
          <w:u w:val="none"/>
        </w:rPr>
        <w:t>使用</w:t>
      </w:r>
      <w:r>
        <w:rPr>
          <w:rFonts w:hint="eastAsia"/>
          <w:i w:val="false"/>
          <w:strike w:val="false"/>
          <w:color w:val="FF0000"/>
          <w:spacing w:val="0"/>
          <w:sz w:val="32"/>
          <w:u w:val="none"/>
        </w:rPr>
        <w:t>！</w:t>
      </w:r>
      <w:r>
        <w:rPr>
          <w:rFonts w:hint="eastAsia"/>
          <w:i w:val="false"/>
          <w:strike w:val="false"/>
          <w:color w:val="FF0000"/>
          <w:spacing w:val="0"/>
          <w:sz w:val="32"/>
          <w:u w:val="none"/>
        </w:rPr>
        <w:t>！</w:t>
      </w:r>
      <w:r>
        <w:rPr>
          <w:rFonts w:hint="eastAsia"/>
          <w:i w:val="false"/>
          <w:strike w:val="false"/>
          <w:color w:val="FF0000"/>
          <w:spacing w:val="0"/>
          <w:sz w:val="32"/>
          <w:u w:val="none"/>
        </w:rPr>
        <w:t>！</w:t>
      </w:r>
    </w:p>
    <w:p>
      <w:pPr>
        <w:pStyle w:val="ablt93"/>
        <w:rPr/>
      </w:pPr>
      <w:r>
        <w:rPr/>
        <w:drawing>
          <wp:inline distT="0" distB="0" distL="0" distR="0">
            <wp:extent cx="5760085" cy="5760085"/>
            <wp:effectExtent l="0" t="0" r="0" b="0"/>
            <wp:docPr id="2" name="文本框 leum22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uwxe1i"/>
                          <w:rPr/>
                        </w:pPr>
                        <w:r>
                          <w:rPr>
                            <w:rFonts w:hint="eastAsia"/>
                          </w:rPr>
                          <w:t>复制</w:t>
                        </w:r>
                        <w:r>
                          <w:rPr>
                            <w:rFonts w:hint="eastAsia"/>
                          </w:rPr>
                          <w:t>一份</w:t>
                        </w:r>
                        <w:r>
                          <w:rPr>
                            <w:rFonts w:hint="eastAsia"/>
                          </w:rPr>
                          <w:t>到</w:t>
                        </w:r>
                        <w:r>
                          <w:rPr>
                            <w:rFonts w:hint="eastAsia"/>
                          </w:rPr>
                          <w:t>自己</w:t>
                        </w:r>
                        <w:r>
                          <w:rPr>
                            <w:rFonts w:hint="eastAsia"/>
                          </w:rPr>
                          <w:t>的</w:t>
                        </w:r>
                        <w:r>
                          <w:rPr>
                            <w:rFonts w:hint="eastAsia"/>
                          </w:rPr>
                          <w:t>目录</w:t>
                        </w:r>
                        <w:r>
                          <w:rPr>
                            <w:rFonts w:hint="eastAsia"/>
                          </w:rPr>
                          <w:t>下</w:t>
                        </w:r>
                        <w:r>
                          <w:rPr>
                            <w:rFonts w:hint="eastAsia"/>
                          </w:rPr>
                          <w:t>进行</w:t>
                        </w:r>
                        <w:r>
                          <w:rPr>
                            <w:rFonts w:hint="eastAsia"/>
                          </w:rPr>
                          <w:t>修改</w:t>
                        </w:r>
                        <w:r>
                          <w:rPr>
                            <w:rFonts w:hint="eastAsia"/>
                          </w:rPr>
                          <w:t>，</w:t>
                        </w:r>
                        <w:r>
                          <w:rPr>
                            <w:rFonts w:hint="eastAsia"/>
                          </w:rPr>
                          <w:t>不</w:t>
                        </w:r>
                        <w:r>
                          <w:rPr>
                            <w:rFonts w:hint="eastAsia"/>
                          </w:rPr>
                          <w:t>动</w:t>
                        </w:r>
                        <w:r>
                          <w:rPr>
                            <w:rFonts w:hint="eastAsia"/>
                          </w:rPr>
                          <w:t>原始</w:t>
                        </w:r>
                        <w:r>
                          <w:rPr>
                            <w:rFonts w:hint="eastAsia"/>
                          </w:rPr>
                          <w:t>目录</w:t>
                        </w:r>
                      </w:p>
                      <w:p>
                        <w:pPr>
                          <w:pStyle w:val="uwxe1i"/>
                          <w:rPr/>
                        </w:pPr>
                        <w:r>
                          <w:rPr>
                            <w:rFonts w:hint="eastAsia"/>
                          </w:rPr>
                          <w:t>#</w:t>
                        </w:r>
                        <w:r>
                          <w:rPr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Fonts w:hint="eastAsia"/>
                          </w:rPr>
                          <w:t>1</w:t>
                        </w:r>
                        <w:r>
                          <w:rPr>
                            <w:rFonts w:hint="eastAsia"/>
                          </w:rPr>
                          <w:t>.</w:t>
                        </w:r>
                        <w:r>
                          <w:rPr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Fonts w:hint="eastAsia"/>
                          </w:rPr>
                          <w:t>不支持</w:t>
                        </w:r>
                        <w:r>
                          <w:rPr>
                            <w:rFonts w:hint="eastAsia"/>
                          </w:rPr>
                          <w:t>LOG</w:t>
                        </w:r>
                        <w:r>
                          <w:rPr>
                            <w:rFonts w:hint="eastAsia"/>
                          </w:rPr>
                          <w:t>_</w:t>
                        </w:r>
                        <w:r>
                          <w:rPr>
                            <w:rFonts w:hint="eastAsia"/>
                          </w:rPr>
                          <w:t>F</w:t>
                        </w:r>
                        <w:r>
                          <w:rPr>
                            <w:rFonts w:hint="eastAsia"/>
                          </w:rPr>
                          <w:t>I</w:t>
                        </w:r>
                        <w:r>
                          <w:rPr>
                            <w:rFonts w:hint="eastAsia"/>
                          </w:rPr>
                          <w:t>L</w:t>
                        </w:r>
                        <w:r>
                          <w:rPr>
                            <w:rFonts w:hint="eastAsia"/>
                          </w:rPr>
                          <w:t>E</w:t>
                        </w:r>
                      </w:p>
                      <w:p>
                        <w:pPr>
                          <w:pStyle w:val="uwxe1i"/>
                          <w:rPr/>
                        </w:pPr>
                        <w:r>
                          <w:rPr>
                            <w:rStyle w:val="yv07zj"/>
                            <w:rFonts w:hint="eastAsia"/>
                          </w:rPr>
                          <w:t>cp</w:t>
                        </w:r>
                        <w:r>
                          <w:rPr>
                            <w:rStyle w:val="yv07zj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yv07zj"/>
                            <w:rFonts w:hint="eastAsia"/>
                          </w:rPr>
                          <w:t>-</w:t>
                        </w:r>
                        <w:r>
                          <w:rPr>
                            <w:rStyle w:val="yv07zj"/>
                            <w:rFonts w:hint="eastAsia"/>
                          </w:rPr>
                          <w:t>r</w:t>
                        </w:r>
                        <w:r>
                          <w:rPr>
                            <w:rStyle w:val="yv07zj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yv07zj"/>
                          </w:rPr>
                          <w:t>/opt/exp-deploy</w:t>
                        </w:r>
                        <w:r>
                          <w:rPr>
                            <w:rStyle w:val="yv07zj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yv07zj"/>
                          </w:rPr>
                          <w:t>/opt/</w:t>
                        </w:r>
                        <w:r>
                          <w:rPr>
                            <w:rStyle w:val="yv07zj"/>
                            <w:rFonts w:hint="eastAsia"/>
                          </w:rPr>
                          <w:t>$</w:t>
                        </w:r>
                        <w:r>
                          <w:rPr>
                            <w:rStyle w:val="yv07zj"/>
                            <w:rFonts w:hint="eastAsia"/>
                          </w:rPr>
                          <w:t>n</w:t>
                        </w:r>
                        <w:r>
                          <w:rPr>
                            <w:rStyle w:val="yv07zj"/>
                            <w:rFonts w:hint="eastAsia"/>
                          </w:rPr>
                          <w:t>a</w:t>
                        </w:r>
                        <w:r>
                          <w:rPr>
                            <w:rStyle w:val="yv07zj"/>
                            <w:rFonts w:hint="eastAsia"/>
                          </w:rPr>
                          <w:t>m</w:t>
                        </w:r>
                        <w:r>
                          <w:rPr>
                            <w:rStyle w:val="yv07zj"/>
                            <w:rFonts w:hint="eastAsia"/>
                          </w:rPr>
                          <w:t>e</w:t>
                        </w:r>
                        <w:r>
                          <w:rPr>
                            <w:rStyle w:val="yv07zj"/>
                            <w:rFonts w:hint="eastAsia"/>
                          </w:rPr>
                          <w:t>-</w:t>
                        </w:r>
                        <w:r>
                          <w:rPr>
                            <w:rStyle w:val="yv07zj"/>
                          </w:rPr>
                          <w:t>exp-deploy</w:t>
                        </w:r>
                      </w:p>
                      <w:p>
                        <w:pPr>
                          <w:pStyle w:val="uwxe1i"/>
                          <w:rPr/>
                        </w:pPr>
                        <w:r>
                          <w:rPr>
                            <w:rStyle w:val="yv07zj"/>
                            <w:rFonts w:hint="eastAsia"/>
                          </w:rPr>
                          <w:t>#</w:t>
                        </w:r>
                        <w:r>
                          <w:rPr>
                            <w:rStyle w:val="yv07zj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yv07zj"/>
                            <w:rFonts w:hint="eastAsia"/>
                          </w:rPr>
                          <w:t>2</w:t>
                        </w:r>
                        <w:r>
                          <w:rPr>
                            <w:rStyle w:val="yv07zj"/>
                            <w:rFonts w:hint="eastAsia"/>
                          </w:rPr>
                          <w:t>.</w:t>
                        </w:r>
                        <w:r>
                          <w:rPr>
                            <w:rStyle w:val="yv07zj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yv07zj"/>
                            <w:rFonts w:hint="eastAsia"/>
                          </w:rPr>
                          <w:t>支持</w:t>
                        </w:r>
                        <w:r>
                          <w:rPr>
                            <w:rStyle w:val="yv07zj"/>
                            <w:rFonts w:hint="eastAsia"/>
                          </w:rPr>
                          <w:t>LO</w:t>
                        </w:r>
                        <w:r>
                          <w:rPr>
                            <w:rStyle w:val="yv07zj"/>
                            <w:rFonts w:hint="eastAsia"/>
                          </w:rPr>
                          <w:t>G</w:t>
                        </w:r>
                        <w:r>
                          <w:rPr>
                            <w:rStyle w:val="yv07zj"/>
                            <w:rFonts w:hint="eastAsia"/>
                          </w:rPr>
                          <w:t>_</w:t>
                        </w:r>
                        <w:r>
                          <w:rPr>
                            <w:rStyle w:val="yv07zj"/>
                            <w:rFonts w:hint="eastAsia"/>
                          </w:rPr>
                          <w:t>F</w:t>
                        </w:r>
                        <w:r>
                          <w:rPr>
                            <w:rStyle w:val="yv07zj"/>
                            <w:rFonts w:hint="eastAsia"/>
                          </w:rPr>
                          <w:t>I</w:t>
                        </w:r>
                        <w:r>
                          <w:rPr>
                            <w:rStyle w:val="yv07zj"/>
                            <w:rFonts w:hint="eastAsia"/>
                          </w:rPr>
                          <w:t>L</w:t>
                        </w:r>
                        <w:r>
                          <w:rPr>
                            <w:rStyle w:val="yv07zj"/>
                            <w:rFonts w:hint="eastAsia"/>
                          </w:rPr>
                          <w:t>E</w:t>
                        </w:r>
                      </w:p>
                      <w:p>
                        <w:pPr>
                          <w:pStyle w:val="uwxe1i"/>
                          <w:rPr>
                            <w:rStyle w:val="yv07zj"/>
                          </w:rPr>
                        </w:pPr>
                        <w:r>
                          <w:rPr>
                            <w:rStyle w:val="yv07zj"/>
                          </w:rPr>
                          <w:t>cp -r /opt/exp-deploy</w:t>
                        </w:r>
                        <w:r>
                          <w:rPr>
                            <w:rStyle w:val="yv07zj"/>
                            <w:rFonts w:hint="eastAsia"/>
                          </w:rPr>
                          <w:t>_</w:t>
                        </w:r>
                        <w:r>
                          <w:rPr>
                            <w:rStyle w:val="yv07zj"/>
                            <w:rFonts w:hint="eastAsia"/>
                          </w:rPr>
                          <w:t>n</w:t>
                        </w:r>
                        <w:r>
                          <w:rPr>
                            <w:rStyle w:val="yv07zj"/>
                            <w:rFonts w:hint="eastAsia"/>
                          </w:rPr>
                          <w:t>e</w:t>
                        </w:r>
                        <w:r>
                          <w:rPr>
                            <w:rStyle w:val="yv07zj"/>
                            <w:rFonts w:hint="eastAsia"/>
                          </w:rPr>
                          <w:t>w</w:t>
                        </w:r>
                        <w:r>
                          <w:rPr>
                            <w:rStyle w:val="yv07zj"/>
                          </w:rPr>
                          <w:t xml:space="preserve"> /opt/$name-exp-deploy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ablt93"/>
        <w:pBdr/>
        <w:ind/>
        <w:rPr>
          <w:rFonts w:hint="eastAsia"/>
        </w:rPr>
      </w:pPr>
      <w:r>
        <w:rPr>
          <w:i w:val="false"/>
          <w:strike w:val="false"/>
          <w:color w:val="000000"/>
          <w:u w:val="none"/>
        </w:rPr>
        <w:t>/opt/</w:t>
      </w:r>
      <w:r>
        <w:rPr>
          <w:rFonts w:hint="eastAsia"/>
          <w:i w:val="false"/>
          <w:strike w:val="false"/>
          <w:color w:val="000000"/>
          <w:u w:val="none"/>
        </w:rPr>
        <w:t>$name-</w:t>
      </w:r>
      <w:r>
        <w:rPr>
          <w:i w:val="false"/>
          <w:strike w:val="false"/>
          <w:color w:val="000000"/>
          <w:u w:val="none"/>
        </w:rPr>
        <w:t>exp-deploy</w:t>
      </w:r>
      <w:r>
        <w:rPr>
          <w:rFonts w:hint="eastAsia"/>
          <w:i w:val="false"/>
          <w:strike w:val="false"/>
          <w:color w:val="000000"/>
          <w:u w:val="none"/>
        </w:rPr>
        <w:t>/</w:t>
      </w:r>
      <w:r>
        <w:rPr>
          <w:rFonts w:hint="eastAsia"/>
        </w:rPr>
        <w:t>config.json</w:t>
      </w:r>
    </w:p>
    <w:p>
      <w:pPr>
        <w:pStyle w:val="ablt93"/>
        <w:pBdr/>
        <w:ind/>
        <w:rPr>
          <w:rFonts w:hint="eastAsia"/>
        </w:rPr>
      </w:pPr>
      <w:r>
        <w:rPr>
          <w:rFonts w:hint="eastAsia"/>
        </w:rPr>
        <w:t>各</w:t>
      </w:r>
      <w:r>
        <w:rPr>
          <w:rFonts w:hint="eastAsia"/>
        </w:rPr>
        <w:t>机房</w:t>
      </w:r>
      <w:r>
        <w:rPr>
          <w:rFonts w:hint="eastAsia"/>
        </w:rPr>
        <w:t>镜像</w:t>
      </w:r>
      <w:r>
        <w:rPr>
          <w:rFonts w:hint="eastAsia"/>
        </w:rPr>
        <w:t>与</w:t>
      </w:r>
      <w:r>
        <w:rPr>
          <w:rFonts w:hint="eastAsia"/>
        </w:rPr>
        <w:t>模型</w:t>
      </w:r>
      <w:r>
        <w:rPr>
          <w:rFonts w:hint="eastAsia"/>
        </w:rPr>
        <w:t>下载</w:t>
      </w:r>
      <w:r>
        <w:rPr>
          <w:rFonts w:hint="eastAsia"/>
        </w:rPr>
        <w:t>地址</w:t>
      </w:r>
      <w:r>
        <w:rPr>
          <w:rFonts w:hint="eastAsia"/>
        </w:rPr>
        <w:t>对应</w:t>
      </w:r>
      <w:r>
        <w:rPr>
          <w:rFonts w:hint="eastAsia"/>
        </w:rPr>
        <w:t>关系</w:t>
      </w:r>
    </w:p>
    <w:tbl>
      <w:tblPr>
        <w:tblStyle w:val="ywov3s"/>
        <w:tblLayout w:type="fixed"/>
        <w:tblLook w:firstRow="true" w:lastRow="false" w:firstColumn="true" w:lastColumn="false" w:noHBand="false" w:noVBand="true"/>
      </w:tblPr>
      <w:tblGrid>
        <w:gridCol w:w="4515"/>
        <w:gridCol w:w="4515"/>
      </w:tblGrid>
      <w:tr>
        <w:trPr/>
        <w:tc>
          <w:tcPr>
            <w:tcW w:w="4515" w:type="dxa"/>
          </w:tcPr>
          <w:p>
            <w:pPr>
              <w:rPr/>
            </w:pPr>
            <w:r>
              <w:rPr>
                <w:rFonts w:hint="eastAsia"/>
              </w:rPr>
              <w:t>廊坊</w:t>
            </w:r>
          </w:p>
        </w:tc>
        <w:tc>
          <w:tcPr>
            <w:tcW w:w="4515" w:type="dxa"/>
          </w:tcPr>
          <w:p>
            <w:pPr>
              <w:rPr/>
            </w:pPr>
            <w:r>
              <w:rPr>
                <w:rStyle w:val="fmk38v"/>
              </w:rPr>
              <w:t>model-delivery-bj-1258058610</w:t>
            </w:r>
            <w:del w:id="1" w:author="李岳夌" w:date="2026-07-13T14:23:00Z">
              <w:r>
                <w:rPr>
                  <w:i w:val="false"/>
                  <w:strike w:val="false"/>
                  <w:color w:val="000000"/>
                  <w:u w:val="none"/>
                </w:rPr>
                <w:delText>model-delivery-bj</w:delText>
              </w:r>
              <w:r>
                <w:rPr>
                  <w:rFonts w:hint="eastAsia"/>
                  <w:i w:val="false"/>
                  <w:strike w:val="false"/>
                  <w:color w:val="000000"/>
                  <w:u w:val="none"/>
                </w:rPr>
                <w:delText>/</w:delText>
              </w:r>
            </w:del>
            <w:r>
              <w:rPr>
                <w:rStyle w:val="fmk38v"/>
                <w:rFonts w:hint="eastAsia"/>
                <w:i w:val="false"/>
                <w:strike w:val="false"/>
                <w:color w:val="000000"/>
                <w:u w:val="none"/>
              </w:rPr>
              <w:t>/</w:t>
            </w:r>
          </w:p>
        </w:tc>
      </w:tr>
      <w:tr>
        <w:trPr/>
        <w:tc>
          <w:tcPr>
            <w:tcW w:w="4515" w:type="dxa"/>
          </w:tcPr>
          <w:p>
            <w:pPr>
              <w:rPr/>
            </w:pPr>
            <w:r>
              <w:rPr>
                <w:rFonts w:hint="eastAsia"/>
              </w:rPr>
              <w:t>韶关</w:t>
            </w:r>
          </w:p>
        </w:tc>
        <w:tc>
          <w:tcPr>
            <w:tcW w:w="4515" w:type="dxa"/>
          </w:tcPr>
          <w:p>
            <w:pPr>
              <w:rPr/>
            </w:pPr>
            <w:r>
              <w:rPr>
                <w:rStyle w:val="fmk38v"/>
              </w:rPr>
              <w:t>deepseek-momo-1258058610</w:t>
            </w:r>
            <w:del w:id="2" w:author="李岳夌" w:date="2026-07-13T14:23:00Z">
              <w:r>
                <w:rPr>
                  <w:i w:val="false"/>
                  <w:strike w:val="false"/>
                  <w:color w:val="000000"/>
                  <w:u w:val="none"/>
                </w:rPr>
                <w:delText>deepseek</w:delText>
              </w:r>
              <w:r>
                <w:rPr>
                  <w:rFonts w:hint="eastAsia"/>
                  <w:i w:val="false"/>
                  <w:strike w:val="false"/>
                  <w:color w:val="000000"/>
                  <w:u w:val="none"/>
                </w:rPr>
                <w:delText>/</w:delText>
              </w:r>
            </w:del>
            <w:r>
              <w:rPr>
                <w:rStyle w:val="fmk38v"/>
                <w:rFonts w:hint="eastAsia"/>
                <w:i w:val="false"/>
                <w:strike w:val="false"/>
                <w:color w:val="000000"/>
                <w:u w:val="none"/>
              </w:rPr>
              <w:t>/</w:t>
            </w:r>
          </w:p>
        </w:tc>
      </w:tr>
      <w:tr>
        <w:trPr/>
        <w:tc>
          <w:tcPr>
            <w:tcW w:w="4515" w:type="dxa"/>
          </w:tcPr>
          <w:p>
            <w:pPr>
              <w:rPr/>
            </w:pPr>
            <w:r>
              <w:rPr>
                <w:rFonts w:hint="eastAsia"/>
              </w:rPr>
              <w:t>中卫</w:t>
            </w:r>
          </w:p>
        </w:tc>
        <w:tc>
          <w:tcPr>
            <w:tcW w:w="4515" w:type="dxa"/>
          </w:tcPr>
          <w:p>
            <w:pPr>
              <w:rPr/>
            </w:pPr>
            <w:r>
              <w:rPr>
                <w:i w:val="false"/>
                <w:strike w:val="false"/>
                <w:color w:val="000000"/>
                <w:u w:val="none"/>
              </w:rPr>
              <w:t>deepseek-momo-1258058610/</w:t>
            </w:r>
          </w:p>
        </w:tc>
      </w:tr>
    </w:tbl>
    <w:p>
      <w:pPr>
        <w:pStyle w:val="ablt93"/>
        <w:ind/>
        <w:rPr/>
      </w:pPr>
    </w:p>
    <w:p>
      <w:pPr>
        <w:pStyle w:val="ablt93"/>
        <w:pBdr/>
        <w:ind/>
        <w:jc w:val="left"/>
        <w:rPr>
          <w:rFonts w:hint="eastAsia"/>
        </w:rPr>
      </w:pPr>
      <w:r>
        <w:rPr/>
        <w:drawing>
          <wp:inline distT="0" distB="0" distL="0" distR="0">
            <wp:extent cx="5760085" cy="5760085"/>
            <wp:effectExtent l="0" t="0" r="0" b="0"/>
            <wp:docPr id="4" name="文本框 0dhy48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uwxe1i"/>
                          <w:rPr/>
                        </w:pPr>
                        <w:r>
                          <w:rPr>
                            <w:rStyle w:val="yv07zj"/>
                          </w:rPr>
                          <w:t>{</w:t>
                        </w:r>
                      </w:p>
                      <w:p>
                        <w:pPr>
                          <w:pStyle w:val="uwxe1i"/>
                          <w:rPr/>
                        </w:pPr>
                        <w:r>
                          <w:rPr>
                            <w:rStyle w:val="yv07zj"/>
                          </w:rPr>
                          <w:t xml:space="preserve">  "modelName": "HY-VISION-2.0.5_RL_AWCLOUD",</w:t>
                        </w:r>
                      </w:p>
                      <w:p>
                        <w:pPr>
                          <w:pStyle w:val="uwxe1i"/>
                          <w:rPr/>
                        </w:pPr>
                        <w:r>
                          <w:rPr>
                            <w:rStyle w:val="yv07zj"/>
                          </w:rPr>
                          <w:t xml:space="preserve">  "regions": {</w:t>
                        </w:r>
                      </w:p>
                      <w:p>
                        <w:pPr>
                          <w:pStyle w:val="uwxe1i"/>
                          <w:rPr/>
                        </w:pPr>
                        <w:r>
                          <w:rPr>
                            <w:rStyle w:val="yv07zj"/>
                          </w:rPr>
                          <w:t xml:space="preserve">    "langfang": {</w:t>
                        </w:r>
                      </w:p>
                      <w:p>
                        <w:pPr>
                          <w:pStyle w:val="uwxe1i"/>
                          <w:rPr/>
                        </w:pPr>
                        <w:r>
                          <w:rPr>
                            <w:rStyle w:val="yv07zj"/>
                          </w:rPr>
                          <w:t xml:space="preserve">      "lf-gpu-4-187": "10.255.4.187",</w:t>
                        </w:r>
                      </w:p>
                      <w:p>
                        <w:pPr>
                          <w:pStyle w:val="uwxe1i"/>
                          <w:rPr/>
                        </w:pPr>
                        <w:r>
                          <w:rPr>
                            <w:rStyle w:val="yv07zj"/>
                          </w:rPr>
                          <w:t xml:space="preserve">      "lf-gpu-4-177": "10.255.4.177"</w:t>
                        </w:r>
                      </w:p>
                      <w:p>
                        <w:pPr>
                          <w:pStyle w:val="uwxe1i"/>
                          <w:rPr/>
                        </w:pPr>
                        <w:r>
                          <w:rPr>
                            <w:rStyle w:val="yv07zj"/>
                          </w:rPr>
                          <w:t xml:space="preserve">    },</w:t>
                        </w:r>
                      </w:p>
                      <w:p>
                        <w:pPr>
                          <w:pStyle w:val="uwxe1i"/>
                          <w:rPr/>
                        </w:pPr>
                        <w:r>
                          <w:rPr>
                            <w:rStyle w:val="yv07zj"/>
                          </w:rPr>
                          <w:t xml:space="preserve">    "shaoguan": {</w:t>
                        </w:r>
                      </w:p>
                      <w:p>
                        <w:pPr>
                          <w:pStyle w:val="uwxe1i"/>
                          <w:rPr/>
                        </w:pPr>
                        <w:r>
                          <w:rPr>
                            <w:rStyle w:val="yv07zj"/>
                          </w:rPr>
                          <w:t xml:space="preserve">      "gdsg-gpu-28-33": "12.120.28.33",</w:t>
                        </w:r>
                      </w:p>
                      <w:p>
                        <w:pPr>
                          <w:pStyle w:val="uwxe1i"/>
                          <w:rPr/>
                        </w:pPr>
                        <w:r>
                          <w:rPr>
                            <w:rStyle w:val="yv07zj"/>
                          </w:rPr>
                          <w:t xml:space="preserve">      "gdsg-gpu-28-38": "12.120.28.38"</w:t>
                        </w:r>
                      </w:p>
                      <w:p>
                        <w:pPr>
                          <w:pStyle w:val="uwxe1i"/>
                          <w:rPr/>
                        </w:pPr>
                        <w:r>
                          <w:rPr>
                            <w:rStyle w:val="yv07zj"/>
                          </w:rPr>
                          <w:t xml:space="preserve">    }</w:t>
                        </w:r>
                      </w:p>
                      <w:p>
                        <w:pPr>
                          <w:pStyle w:val="uwxe1i"/>
                          <w:rPr/>
                        </w:pPr>
                        <w:r>
                          <w:rPr>
                            <w:rStyle w:val="yv07zj"/>
                          </w:rPr>
                          <w:t xml:space="preserve">  },</w:t>
                        </w:r>
                      </w:p>
                      <w:p>
                        <w:pPr>
                          <w:pStyle w:val="uwxe1i"/>
                          <w:rPr/>
                        </w:pPr>
                        <w:r>
                          <w:rPr>
                            <w:rStyle w:val="yv07zj"/>
                          </w:rPr>
                          <w:t xml:space="preserve">  "imageSource": "model-delivery-bj-1258058610/hy3-L30A/20260603/text2text_infer_H-6.5.4.dev38.tar",</w:t>
                        </w:r>
                      </w:p>
                      <w:p>
                        <w:pPr>
                          <w:pStyle w:val="uwxe1i"/>
                          <w:rPr/>
                        </w:pPr>
                        <w:r>
                          <w:rPr>
                            <w:rStyle w:val="yv07zj"/>
                          </w:rPr>
                          <w:t xml:space="preserve">  "imageTag": "H-6.5.4.dev38",</w:t>
                        </w:r>
                      </w:p>
                      <w:p>
                        <w:pPr>
                          <w:pStyle w:val="uwxe1i"/>
                          <w:rPr/>
                        </w:pPr>
                        <w:r>
                          <w:rPr>
                            <w:rStyle w:val="yv07zj"/>
                          </w:rPr>
                          <w:t xml:space="preserve">  "modelSource": "model-delivery-bj-1258058610/work-agent/20260606/HY3.0-dev-0424-OneAgent-SFT-v1.2.4-mtp-HF-step375-per-tensor-w8a8c8-2/",</w:t>
                        </w:r>
                      </w:p>
                      <w:p>
                        <w:pPr>
                          <w:pStyle w:val="uwxe1i"/>
                          <w:rPr/>
                        </w:pPr>
                        <w:r>
                          <w:rPr>
                            <w:rStyle w:val="yv07zj"/>
                          </w:rPr>
                          <w:t xml:space="preserve">  "distributionMode": "all",</w:t>
                        </w:r>
                      </w:p>
                      <w:p>
                        <w:pPr>
                          <w:pStyle w:val="uwxe1i"/>
                          <w:rPr/>
                        </w:pPr>
                        <w:r>
                          <w:rPr>
                            <w:rStyle w:val="yv07zj"/>
                          </w:rPr>
                          <w:t xml:space="preserve">  "chartSourceFile": "xxx.yaml",</w:t>
                        </w:r>
                      </w:p>
                      <w:p>
                        <w:pPr>
                          <w:pStyle w:val="uwxe1i"/>
                          <w:rPr/>
                        </w:pPr>
                        <w:r>
                          <w:rPr>
                            <w:rStyle w:val="yv07zj"/>
                          </w:rPr>
                          <w:t xml:space="preserve">  "replicaCount": 1</w:t>
                        </w:r>
                        <w:r>
                          <w:rPr>
                            <w:rStyle w:val="ydd82n"/>
                            <w:rFonts w:hint="eastAsia"/>
                          </w:rPr>
                          <w:t>,</w:t>
                        </w:r>
                      </w:p>
                      <w:p>
                        <w:pPr>
                          <w:pStyle w:val="uwxe1i"/>
                          <w:rPr/>
                        </w:pPr>
                        <w:r>
                          <w:rPr>
                            <w:rStyle w:val="yv07zj"/>
                          </w:rPr>
                          <w:t xml:space="preserve">  </w:t>
                        </w:r>
                        <w:r>
                          <w:rPr>
                            <w:rStyle w:val="w436zz"/>
                            <w:rFonts w:hint="eastAsia"/>
                          </w:rPr>
                          <w:t>"</w:t>
                        </w:r>
                        <w:r>
                          <w:rPr>
                            <w:rStyle w:val="cafja4"/>
                            <w:rFonts w:hint="eastAsia"/>
                          </w:rPr>
                          <w:t>g</w:t>
                        </w:r>
                        <w:r>
                          <w:rPr>
                            <w:rStyle w:val="cafja4"/>
                            <w:rFonts w:hint="eastAsia"/>
                          </w:rPr>
                          <w:t>p</w:t>
                        </w:r>
                        <w:r>
                          <w:rPr>
                            <w:rStyle w:val="cafja4"/>
                            <w:rFonts w:hint="eastAsia"/>
                          </w:rPr>
                          <w:t>u</w:t>
                        </w:r>
                        <w:r>
                          <w:rPr>
                            <w:rStyle w:val="cafja4"/>
                            <w:rFonts w:hint="eastAsia"/>
                          </w:rPr>
                          <w:t>P</w:t>
                        </w:r>
                        <w:r>
                          <w:rPr>
                            <w:rStyle w:val="cafja4"/>
                            <w:rFonts w:hint="eastAsia"/>
                          </w:rPr>
                          <w:t>e</w:t>
                        </w:r>
                        <w:r>
                          <w:rPr>
                            <w:rStyle w:val="cafja4"/>
                            <w:rFonts w:hint="eastAsia"/>
                          </w:rPr>
                          <w:t>r</w:t>
                        </w:r>
                        <w:r>
                          <w:rPr>
                            <w:rStyle w:val="cafja4"/>
                            <w:rFonts w:hint="eastAsia"/>
                          </w:rPr>
                          <w:t>N</w:t>
                        </w:r>
                        <w:r>
                          <w:rPr>
                            <w:rStyle w:val="cafja4"/>
                            <w:rFonts w:hint="eastAsia"/>
                          </w:rPr>
                          <w:t>o</w:t>
                        </w:r>
                        <w:r>
                          <w:rPr>
                            <w:rStyle w:val="cafja4"/>
                            <w:rFonts w:hint="eastAsia"/>
                          </w:rPr>
                          <w:t>d</w:t>
                        </w:r>
                        <w:r>
                          <w:rPr>
                            <w:rStyle w:val="cafja4"/>
                            <w:rFonts w:hint="eastAsia"/>
                          </w:rPr>
                          <w:t>e</w:t>
                        </w:r>
                        <w:r>
                          <w:rPr>
                            <w:rStyle w:val="w436zz"/>
                            <w:rFonts w:hint="eastAsia"/>
                          </w:rPr>
                          <w:t>"</w:t>
                        </w:r>
                        <w:r>
                          <w:rPr>
                            <w:rStyle w:val="cafja4"/>
                            <w:rFonts w:hint="eastAsia"/>
                          </w:rPr>
                          <w:t>:</w:t>
                        </w:r>
                        <w:r>
                          <w:rPr>
                            <w:rStyle w:val="66ogu0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w436zz"/>
                            <w:rFonts w:hint="eastAsia"/>
                          </w:rPr>
                          <w:t>8</w:t>
                        </w:r>
                        <w:r>
                          <w:rPr>
                            <w:rStyle w:val="ydd82n"/>
                            <w:rFonts w:hint="eastAsia"/>
                          </w:rPr>
                          <w:t>,</w:t>
                        </w:r>
                      </w:p>
                      <w:p>
                        <w:pPr>
                          <w:pStyle w:val="uwxe1i"/>
                          <w:rPr/>
                        </w:pPr>
                        <w:r>
                          <w:rPr>
                            <w:rStyle w:val="yv07zj"/>
                          </w:rPr>
                          <w:t xml:space="preserve">  </w:t>
                        </w:r>
                        <w:r>
                          <w:rPr>
                            <w:rStyle w:val="w436zz"/>
                            <w:rFonts w:hint="eastAsia"/>
                          </w:rPr>
                          <w:t>"</w:t>
                        </w:r>
                        <w:r>
                          <w:rPr>
                            <w:rStyle w:val="yv07zj"/>
                          </w:rPr>
                          <w:t>inference</w:t>
                        </w:r>
                        <w:r>
                          <w:rPr>
                            <w:rStyle w:val="cafja4"/>
                            <w:rFonts w:hint="eastAsia"/>
                          </w:rPr>
                          <w:t>F</w:t>
                        </w:r>
                        <w:r>
                          <w:rPr>
                            <w:rStyle w:val="cafja4"/>
                            <w:rFonts w:hint="eastAsia"/>
                          </w:rPr>
                          <w:t>r</w:t>
                        </w:r>
                        <w:r>
                          <w:rPr>
                            <w:rStyle w:val="cafja4"/>
                            <w:rFonts w:hint="eastAsia"/>
                          </w:rPr>
                          <w:t>a</w:t>
                        </w:r>
                        <w:r>
                          <w:rPr>
                            <w:rStyle w:val="cafja4"/>
                            <w:rFonts w:hint="eastAsia"/>
                          </w:rPr>
                          <w:t>m</w:t>
                        </w:r>
                        <w:r>
                          <w:rPr>
                            <w:rStyle w:val="cafja4"/>
                            <w:rFonts w:hint="eastAsia"/>
                          </w:rPr>
                          <w:t>e</w:t>
                        </w:r>
                        <w:r>
                          <w:rPr>
                            <w:rStyle w:val="cafja4"/>
                            <w:rFonts w:hint="eastAsia"/>
                          </w:rPr>
                          <w:t>w</w:t>
                        </w:r>
                        <w:r>
                          <w:rPr>
                            <w:rStyle w:val="cafja4"/>
                            <w:rFonts w:hint="eastAsia"/>
                          </w:rPr>
                          <w:t>o</w:t>
                        </w:r>
                        <w:r>
                          <w:rPr>
                            <w:rStyle w:val="cafja4"/>
                            <w:rFonts w:hint="eastAsia"/>
                          </w:rPr>
                          <w:t>r</w:t>
                        </w:r>
                        <w:r>
                          <w:rPr>
                            <w:rStyle w:val="cafja4"/>
                            <w:rFonts w:hint="eastAsia"/>
                          </w:rPr>
                          <w:t>k</w:t>
                        </w:r>
                        <w:r>
                          <w:rPr>
                            <w:rStyle w:val="w436zz"/>
                            <w:rFonts w:hint="eastAsia"/>
                          </w:rPr>
                          <w:t>"</w:t>
                        </w:r>
                        <w:r>
                          <w:rPr>
                            <w:rStyle w:val="cafja4"/>
                            <w:rFonts w:hint="eastAsia"/>
                          </w:rPr>
                          <w:t>:</w:t>
                        </w:r>
                        <w:r>
                          <w:rPr>
                            <w:rStyle w:val="66ogu0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w436zz"/>
                            <w:rFonts w:hint="eastAsia"/>
                          </w:rPr>
                          <w:t>"</w:t>
                        </w:r>
                        <w:r>
                          <w:rPr>
                            <w:rStyle w:val="cafja4"/>
                            <w:rFonts w:hint="eastAsia"/>
                          </w:rPr>
                          <w:t>v</w:t>
                        </w:r>
                        <w:r>
                          <w:rPr>
                            <w:rStyle w:val="cafja4"/>
                            <w:rFonts w:hint="eastAsia"/>
                          </w:rPr>
                          <w:t>l</w:t>
                        </w:r>
                        <w:r>
                          <w:rPr>
                            <w:rStyle w:val="cafja4"/>
                            <w:rFonts w:hint="eastAsia"/>
                          </w:rPr>
                          <w:t>l</w:t>
                        </w:r>
                        <w:r>
                          <w:rPr>
                            <w:rStyle w:val="cafja4"/>
                            <w:rFonts w:hint="eastAsia"/>
                          </w:rPr>
                          <w:t>m</w:t>
                        </w:r>
                        <w:r>
                          <w:rPr>
                            <w:rStyle w:val="w436zz"/>
                            <w:rFonts w:hint="eastAsia"/>
                          </w:rPr>
                          <w:t>"</w:t>
                        </w:r>
                        <w:r>
                          <w:rPr>
                            <w:rStyle w:val="cafja4"/>
                            <w:rFonts w:hint="eastAsia"/>
                          </w:rPr>
                          <w:t>,</w:t>
                        </w:r>
                      </w:p>
                      <w:p>
                        <w:pPr>
                          <w:pStyle w:val="uwxe1i"/>
                          <w:rPr/>
                        </w:pPr>
                        <w:r>
                          <w:rPr>
                            <w:rStyle w:val="yv07zj"/>
                          </w:rPr>
                          <w:t xml:space="preserve">  </w:t>
                        </w:r>
                        <w:r>
                          <w:rPr>
                            <w:rStyle w:val="w436zz"/>
                            <w:rFonts w:hint="eastAsia"/>
                          </w:rPr>
                          <w:t>"</w:t>
                        </w:r>
                        <w:r>
                          <w:rPr>
                            <w:rStyle w:val="cafja4"/>
                            <w:rFonts w:hint="eastAsia"/>
                          </w:rPr>
                          <w:t>i</w:t>
                        </w:r>
                        <w:r>
                          <w:rPr>
                            <w:rStyle w:val="cafja4"/>
                            <w:rFonts w:hint="eastAsia"/>
                          </w:rPr>
                          <w:t>s</w:t>
                        </w:r>
                        <w:r>
                          <w:rPr>
                            <w:rStyle w:val="cafja4"/>
                            <w:rFonts w:hint="eastAsia"/>
                          </w:rPr>
                          <w:t>D</w:t>
                        </w:r>
                        <w:r>
                          <w:rPr>
                            <w:rStyle w:val="cafja4"/>
                            <w:rFonts w:hint="eastAsia"/>
                          </w:rPr>
                          <w:t>i</w:t>
                        </w:r>
                        <w:r>
                          <w:rPr>
                            <w:rStyle w:val="cafja4"/>
                            <w:rFonts w:hint="eastAsia"/>
                          </w:rPr>
                          <w:t>s</w:t>
                        </w:r>
                        <w:r>
                          <w:rPr>
                            <w:rStyle w:val="cafja4"/>
                            <w:rFonts w:hint="eastAsia"/>
                          </w:rPr>
                          <w:t>a</w:t>
                        </w:r>
                        <w:r>
                          <w:rPr>
                            <w:rStyle w:val="cafja4"/>
                            <w:rFonts w:hint="eastAsia"/>
                          </w:rPr>
                          <w:t>g</w:t>
                        </w:r>
                        <w:r>
                          <w:rPr>
                            <w:rStyle w:val="cafja4"/>
                            <w:rFonts w:hint="eastAsia"/>
                          </w:rPr>
                          <w:t>g</w:t>
                        </w:r>
                        <w:r>
                          <w:rPr>
                            <w:rStyle w:val="w436zz"/>
                            <w:rFonts w:hint="eastAsia"/>
                          </w:rPr>
                          <w:t>"</w:t>
                        </w:r>
                        <w:r>
                          <w:rPr>
                            <w:rStyle w:val="cafja4"/>
                            <w:rFonts w:hint="eastAsia"/>
                          </w:rPr>
                          <w:t>:</w:t>
                        </w:r>
                        <w:r>
                          <w:rPr>
                            <w:rStyle w:val="66ogu0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w436zz"/>
                            <w:rFonts w:hint="eastAsia"/>
                          </w:rPr>
                          <w:t>f</w:t>
                        </w:r>
                        <w:r>
                          <w:rPr>
                            <w:rStyle w:val="w436zz"/>
                            <w:rFonts w:hint="eastAsia"/>
                          </w:rPr>
                          <w:t>a</w:t>
                        </w:r>
                        <w:r>
                          <w:rPr>
                            <w:rStyle w:val="w436zz"/>
                            <w:rFonts w:hint="eastAsia"/>
                          </w:rPr>
                          <w:t>l</w:t>
                        </w:r>
                        <w:r>
                          <w:rPr>
                            <w:rStyle w:val="w436zz"/>
                            <w:rFonts w:hint="eastAsia"/>
                          </w:rPr>
                          <w:t>s</w:t>
                        </w:r>
                        <w:r>
                          <w:rPr>
                            <w:rStyle w:val="w436zz"/>
                            <w:rFonts w:hint="eastAsia"/>
                          </w:rPr>
                          <w:t>e</w:t>
                        </w:r>
                        <w:r>
                          <w:rPr>
                            <w:rStyle w:val="2ooqcp"/>
                            <w:rFonts w:hint="eastAsia"/>
                          </w:rPr>
                          <w:t>,</w:t>
                        </w:r>
                      </w:p>
                      <w:p>
                        <w:pPr>
                          <w:pStyle w:val="uwxe1i"/>
                          <w:rPr/>
                        </w:pPr>
                        <w:r>
                          <w:rPr>
                            <w:rStyle w:val="yv07zj"/>
                          </w:rPr>
                          <w:t xml:space="preserve">  </w:t>
                        </w:r>
                        <w:r>
                          <w:rPr>
                            <w:rStyle w:val="w436zz"/>
                            <w:rFonts w:hint="eastAsia"/>
                          </w:rPr>
                          <w:t>"</w:t>
                        </w:r>
                        <w:r>
                          <w:rPr>
                            <w:rStyle w:val="cafja4"/>
                            <w:rFonts w:hint="eastAsia"/>
                          </w:rPr>
                          <w:t>i</w:t>
                        </w:r>
                        <w:r>
                          <w:rPr>
                            <w:rStyle w:val="cafja4"/>
                            <w:rFonts w:hint="eastAsia"/>
                          </w:rPr>
                          <w:t>s</w:t>
                        </w:r>
                        <w:r>
                          <w:rPr>
                            <w:rStyle w:val="cafja4"/>
                            <w:rFonts w:hint="eastAsia"/>
                          </w:rPr>
                          <w:t>O</w:t>
                        </w:r>
                        <w:r>
                          <w:rPr>
                            <w:rStyle w:val="cafja4"/>
                            <w:rFonts w:hint="eastAsia"/>
                          </w:rPr>
                          <w:t>f</w:t>
                        </w:r>
                        <w:r>
                          <w:rPr>
                            <w:rStyle w:val="cafja4"/>
                            <w:rFonts w:hint="eastAsia"/>
                          </w:rPr>
                          <w:t>f</w:t>
                        </w:r>
                        <w:r>
                          <w:rPr>
                            <w:rStyle w:val="cafja4"/>
                            <w:rFonts w:hint="eastAsia"/>
                          </w:rPr>
                          <w:t>l</w:t>
                        </w:r>
                        <w:r>
                          <w:rPr>
                            <w:rStyle w:val="cafja4"/>
                            <w:rFonts w:hint="eastAsia"/>
                          </w:rPr>
                          <w:t>i</w:t>
                        </w:r>
                        <w:r>
                          <w:rPr>
                            <w:rStyle w:val="cafja4"/>
                            <w:rFonts w:hint="eastAsia"/>
                          </w:rPr>
                          <w:t>n</w:t>
                        </w:r>
                        <w:r>
                          <w:rPr>
                            <w:rStyle w:val="cafja4"/>
                            <w:rFonts w:hint="eastAsia"/>
                          </w:rPr>
                          <w:t>e</w:t>
                        </w:r>
                        <w:r>
                          <w:rPr>
                            <w:rStyle w:val="w436zz"/>
                            <w:rFonts w:hint="eastAsia"/>
                          </w:rPr>
                          <w:t>"</w:t>
                        </w:r>
                        <w:r>
                          <w:rPr>
                            <w:rStyle w:val="cafja4"/>
                            <w:rFonts w:hint="eastAsia"/>
                          </w:rPr>
                          <w:t>:</w:t>
                        </w:r>
                        <w:r>
                          <w:rPr>
                            <w:rStyle w:val="66ogu0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w436zz"/>
                            <w:rFonts w:hint="eastAsia"/>
                          </w:rPr>
                          <w:t>f</w:t>
                        </w:r>
                        <w:r>
                          <w:rPr>
                            <w:rStyle w:val="w436zz"/>
                            <w:rFonts w:hint="eastAsia"/>
                          </w:rPr>
                          <w:t>a</w:t>
                        </w:r>
                        <w:r>
                          <w:rPr>
                            <w:rStyle w:val="w436zz"/>
                            <w:rFonts w:hint="eastAsia"/>
                          </w:rPr>
                          <w:t>l</w:t>
                        </w:r>
                        <w:r>
                          <w:rPr>
                            <w:rStyle w:val="w436zz"/>
                            <w:rFonts w:hint="eastAsia"/>
                          </w:rPr>
                          <w:t>s</w:t>
                        </w:r>
                        <w:r>
                          <w:rPr>
                            <w:rStyle w:val="w436zz"/>
                            <w:rFonts w:hint="eastAsia"/>
                          </w:rPr>
                          <w:t>e</w:t>
                        </w:r>
                        <w:r>
                          <w:rPr>
                            <w:rStyle w:val="dwvllm"/>
                            <w:rFonts w:hint="eastAsia"/>
                          </w:rPr>
                          <w:t>,</w:t>
                        </w:r>
                      </w:p>
                      <w:p>
                        <w:pPr>
                          <w:pStyle w:val="uwxe1i"/>
                          <w:rPr/>
                        </w:pPr>
                        <w:r>
                          <w:rPr>
                            <w:rStyle w:val="yv07zj"/>
                          </w:rPr>
                          <w:t xml:space="preserve">  </w:t>
                        </w:r>
                        <w:r>
                          <w:rPr>
                            <w:rStyle w:val="yv07zj"/>
                          </w:rPr>
                          <w:t>"</w:t>
                        </w:r>
                        <w:r>
                          <w:rPr>
                            <w:rStyle w:val="yv07zj"/>
                          </w:rPr>
                          <w:t>apiDomainPrefix</w:t>
                        </w:r>
                        <w:r>
                          <w:rPr>
                            <w:rStyle w:val="yv07zj"/>
                          </w:rPr>
                          <w:t xml:space="preserve">": </w:t>
                        </w:r>
                        <w:r>
                          <w:rPr>
                            <w:rStyle w:val="f59co9"/>
                            <w:rFonts w:hint="eastAsia"/>
                          </w:rPr>
                          <w:t>"</w:t>
                        </w:r>
                        <w:r>
                          <w:rPr>
                            <w:rStyle w:val="kdl9ff"/>
                            <w:rFonts w:hint="eastAsia"/>
                          </w:rPr>
                          <w:t>t</w:t>
                        </w:r>
                        <w:r>
                          <w:rPr>
                            <w:rStyle w:val="kdl9ff"/>
                            <w:rFonts w:hint="eastAsia"/>
                          </w:rPr>
                          <w:t>e</w:t>
                        </w:r>
                        <w:r>
                          <w:rPr>
                            <w:rStyle w:val="kdl9ff"/>
                            <w:rFonts w:hint="eastAsia"/>
                          </w:rPr>
                          <w:t>s</w:t>
                        </w:r>
                        <w:r>
                          <w:rPr>
                            <w:rStyle w:val="kdl9ff"/>
                            <w:rFonts w:hint="eastAsia"/>
                          </w:rPr>
                          <w:t>t</w:t>
                        </w:r>
                        <w:r>
                          <w:rPr>
                            <w:rStyle w:val="f59co9"/>
                            <w:rFonts w:hint="eastAsia"/>
                          </w:rPr>
                          <w:t>"</w:t>
                        </w:r>
                        <w:r>
                          <w:rPr>
                            <w:rStyle w:val="09w997"/>
                            <w:rFonts w:hint="eastAsia"/>
                          </w:rPr>
                          <w:t>,</w:t>
                        </w:r>
                      </w:p>
                      <w:p>
                        <w:pPr>
                          <w:pStyle w:val="uwxe1i"/>
                          <w:rPr/>
                        </w:pPr>
                        <w:r>
                          <w:rPr>
                            <w:rStyle w:val="yv07zj"/>
                          </w:rPr>
                          <w:t xml:space="preserve">  </w:t>
                        </w:r>
                        <w:r>
                          <w:rPr>
                            <w:rStyle w:val="yv07zj"/>
                          </w:rPr>
                          <w:t>"</w:t>
                        </w:r>
                        <w:r>
                          <w:rPr>
                            <w:rStyle w:val="g6mwct"/>
                            <w:rFonts w:hint="eastAsia"/>
                          </w:rPr>
                          <w:t>de</w:t>
                        </w:r>
                        <w:r>
                          <w:rPr>
                            <w:rStyle w:val="g6mwct"/>
                            <w:rFonts w:hint="eastAsia"/>
                          </w:rPr>
                          <w:t>p</w:t>
                        </w:r>
                        <w:r>
                          <w:rPr>
                            <w:rStyle w:val="g6mwct"/>
                            <w:rFonts w:hint="eastAsia"/>
                          </w:rPr>
                          <w:t>l</w:t>
                        </w:r>
                        <w:r>
                          <w:rPr>
                            <w:rStyle w:val="g6mwct"/>
                            <w:rFonts w:hint="eastAsia"/>
                          </w:rPr>
                          <w:t>o</w:t>
                        </w:r>
                        <w:r>
                          <w:rPr>
                            <w:rStyle w:val="g6mwct"/>
                            <w:rFonts w:hint="eastAsia"/>
                          </w:rPr>
                          <w:t>y</w:t>
                        </w:r>
                        <w:r>
                          <w:rPr>
                            <w:rStyle w:val="g6mwct"/>
                            <w:rFonts w:hint="eastAsia"/>
                          </w:rPr>
                          <w:t>Y</w:t>
                        </w:r>
                        <w:r>
                          <w:rPr>
                            <w:rStyle w:val="g6mwct"/>
                            <w:rFonts w:hint="eastAsia"/>
                          </w:rPr>
                          <w:t>a</w:t>
                        </w:r>
                        <w:r>
                          <w:rPr>
                            <w:rStyle w:val="g6mwct"/>
                            <w:rFonts w:hint="eastAsia"/>
                          </w:rPr>
                          <w:t>m</w:t>
                        </w:r>
                        <w:r>
                          <w:rPr>
                            <w:rStyle w:val="g6mwct"/>
                            <w:rFonts w:hint="eastAsia"/>
                          </w:rPr>
                          <w:t>l</w:t>
                        </w:r>
                        <w:r>
                          <w:rPr>
                            <w:rStyle w:val="g6mwct"/>
                            <w:rFonts w:hint="eastAsia"/>
                          </w:rPr>
                          <w:t>S</w:t>
                        </w:r>
                        <w:r>
                          <w:rPr>
                            <w:rStyle w:val="g6mwct"/>
                            <w:rFonts w:hint="eastAsia"/>
                          </w:rPr>
                          <w:t>o</w:t>
                        </w:r>
                        <w:r>
                          <w:rPr>
                            <w:rStyle w:val="g6mwct"/>
                            <w:rFonts w:hint="eastAsia"/>
                          </w:rPr>
                          <w:t>u</w:t>
                        </w:r>
                        <w:r>
                          <w:rPr>
                            <w:rStyle w:val="g6mwct"/>
                            <w:rFonts w:hint="eastAsia"/>
                          </w:rPr>
                          <w:t>r</w:t>
                        </w:r>
                        <w:r>
                          <w:rPr>
                            <w:rStyle w:val="g6mwct"/>
                            <w:rFonts w:hint="eastAsia"/>
                          </w:rPr>
                          <w:t>c</w:t>
                        </w:r>
                        <w:r>
                          <w:rPr>
                            <w:rStyle w:val="g6mwct"/>
                            <w:rFonts w:hint="eastAsia"/>
                          </w:rPr>
                          <w:t>e</w:t>
                        </w:r>
                        <w:r>
                          <w:rPr>
                            <w:rStyle w:val="yv07zj"/>
                          </w:rPr>
                          <w:t>": "</w:t>
                        </w:r>
                        <w:r>
                          <w:rPr>
                            <w:rStyle w:val="yv07zj"/>
                          </w:rPr>
                          <w:t>deepseek-momo-1258058610/主模/20260615/model-5514-slow.yaml</w:t>
                        </w:r>
                        <w:r>
                          <w:rPr>
                            <w:rStyle w:val="yv07zj"/>
                          </w:rPr>
                          <w:t>"</w:t>
                        </w:r>
                      </w:p>
                      <w:p>
                        <w:pPr>
                          <w:pStyle w:val="uwxe1i"/>
                          <w:rPr>
                            <w:rStyle w:val="yv07zj"/>
                          </w:rPr>
                        </w:pPr>
                        <w:r>
                          <w:rPr>
                            <w:rStyle w:val="yv07zj"/>
                          </w:rPr>
                          <w:t>}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  <w:r>
        <w:rPr>
          <w:rFonts w:hint="eastAsia"/>
        </w:rPr>
        <w:t xml:space="preserve"> </w:t>
      </w:r>
    </w:p>
    <w:p>
      <w:pPr>
        <w:pStyle w:val="ablt93"/>
        <w:pBdr/>
        <w:ind/>
        <w:jc w:val="left"/>
        <w:rPr>
          <w:rFonts w:hint="eastAsia"/>
        </w:rPr>
      </w:pPr>
      <w:r>
        <w:rPr>
          <w:rFonts w:hint="eastAsia"/>
        </w:rPr>
        <w:t>参数</w:t>
      </w:r>
      <w:r>
        <w:rPr>
          <w:rFonts w:hint="eastAsia"/>
        </w:rPr>
        <w:t>说明</w:t>
      </w:r>
      <w:r>
        <w:rPr>
          <w:rFonts w:hint="eastAsia"/>
        </w:rPr>
        <w:t>：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modelName：模型名称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regions</w:t>
      </w:r>
      <w:r>
        <w:rPr>
          <w:i w:val="false"/>
          <w:strike w:val="false"/>
          <w:spacing w:val="0"/>
          <w:u w:val="none"/>
        </w:rPr>
        <w:t>: langfang、shaoguan，</w:t>
      </w:r>
      <w:r>
        <w:rPr>
          <w:rFonts w:hint="eastAsia"/>
          <w:i w:val="false"/>
          <w:strike w:val="false"/>
          <w:spacing w:val="0"/>
          <w:u w:val="none"/>
        </w:rPr>
        <w:t>配置</w:t>
      </w:r>
      <w:r>
        <w:rPr>
          <w:i w:val="false"/>
          <w:strike w:val="false"/>
          <w:spacing w:val="0"/>
          <w:u w:val="none"/>
        </w:rPr>
        <w:t>为</w:t>
      </w:r>
      <w:r>
        <w:rPr>
          <w:rFonts w:hint="eastAsia"/>
          <w:i w:val="false"/>
          <w:strike w:val="false"/>
          <w:spacing w:val="0"/>
          <w:u w:val="none"/>
        </w:rPr>
        <w:t>gpu</w:t>
      </w:r>
      <w:r>
        <w:rPr>
          <w:rFonts w:hint="eastAsia"/>
          <w:i w:val="false"/>
          <w:strike w:val="false"/>
          <w:spacing w:val="0"/>
          <w:u w:val="none"/>
        </w:rPr>
        <w:t>节点</w:t>
      </w:r>
      <w:r>
        <w:rPr>
          <w:rFonts w:hint="eastAsia"/>
          <w:i w:val="false"/>
          <w:strike w:val="false"/>
          <w:spacing w:val="0"/>
          <w:u w:val="none"/>
        </w:rPr>
        <w:t xml:space="preserve"> </w:t>
      </w:r>
      <w:r>
        <w:rPr>
          <w:i w:val="false"/>
          <w:strike w:val="false"/>
          <w:spacing w:val="0"/>
          <w:u w:val="none"/>
        </w:rPr>
        <w:t>"主机名:</w:t>
      </w:r>
      <w:r>
        <w:rPr>
          <w:rFonts w:hint="eastAsia"/>
          <w:i w:val="false"/>
          <w:strike w:val="false"/>
          <w:spacing w:val="0"/>
          <w:u w:val="none"/>
        </w:rPr>
        <w:t>i</w:t>
      </w:r>
      <w:r>
        <w:rPr>
          <w:rFonts w:hint="eastAsia"/>
          <w:i w:val="false"/>
          <w:strike w:val="false"/>
          <w:spacing w:val="0"/>
          <w:u w:val="none"/>
        </w:rPr>
        <w:t>p</w:t>
      </w:r>
      <w:r>
        <w:rPr>
          <w:i w:val="false"/>
          <w:strike w:val="false"/>
          <w:spacing w:val="0"/>
          <w:u w:val="none"/>
        </w:rPr>
        <w:t>"</w:t>
      </w:r>
    </w:p>
    <w:p>
      <w:pPr>
        <w:pBdr/>
        <w:snapToGrid/>
        <w:spacing w:line="240"/>
        <w:ind/>
        <w:rPr>
          <w:rFonts w:hint="eastAsia"/>
          <w:i w:val="false"/>
          <w:strike w:val="false"/>
          <w:spacing w:val="0"/>
          <w:u w:val="none"/>
        </w:rPr>
      </w:pPr>
      <w:r>
        <w:rPr>
          <w:i w:val="false"/>
          <w:strike w:val="false"/>
          <w:spacing w:val="0"/>
          <w:u w:val="none"/>
        </w:rPr>
        <w:t>imageSource：cos镜像地址</w:t>
      </w:r>
      <w:r>
        <w:rPr>
          <w:rFonts w:hint="eastAsia"/>
          <w:i w:val="false"/>
          <w:strike w:val="false"/>
          <w:spacing w:val="0"/>
          <w:u w:val="none"/>
        </w:rPr>
        <w:t>，</w:t>
      </w:r>
      <w:r>
        <w:rPr>
          <w:rFonts w:hint="eastAsia"/>
          <w:i w:val="false"/>
          <w:strike w:val="false"/>
          <w:spacing w:val="0"/>
          <w:u w:val="none"/>
        </w:rPr>
        <w:t>最后</w:t>
      </w:r>
      <w:r>
        <w:rPr>
          <w:rFonts w:hint="eastAsia"/>
          <w:i w:val="false"/>
          <w:strike w:val="false"/>
          <w:spacing w:val="0"/>
          <w:u w:val="none"/>
        </w:rPr>
        <w:t>一层</w:t>
      </w:r>
      <w:r>
        <w:rPr>
          <w:rFonts w:hint="eastAsia"/>
          <w:i w:val="false"/>
          <w:strike w:val="false"/>
          <w:spacing w:val="0"/>
          <w:u w:val="none"/>
        </w:rPr>
        <w:t>为</w:t>
      </w:r>
      <w:r>
        <w:rPr>
          <w:rFonts w:hint="eastAsia"/>
          <w:i w:val="false"/>
          <w:strike w:val="false"/>
          <w:spacing w:val="0"/>
          <w:u w:val="none"/>
        </w:rPr>
        <w:t>镜像</w:t>
      </w:r>
      <w:r>
        <w:rPr>
          <w:rFonts w:hint="eastAsia"/>
          <w:i w:val="false"/>
          <w:strike w:val="false"/>
          <w:spacing w:val="0"/>
          <w:u w:val="none"/>
        </w:rPr>
        <w:t>文件</w:t>
      </w:r>
      <w:r>
        <w:rPr>
          <w:rFonts w:hint="eastAsia"/>
          <w:i w:val="false"/>
          <w:strike w:val="false"/>
          <w:spacing w:val="0"/>
          <w:u w:val="none"/>
        </w:rPr>
        <w:t>名称</w:t>
      </w:r>
    </w:p>
    <w:p>
      <w:pPr>
        <w:snapToGrid/>
        <w:spacing w:line="240"/>
        <w:ind/>
        <w:rPr/>
      </w:pPr>
      <w:r>
        <w:rPr/>
        <w:t>imageTag</w:t>
      </w:r>
      <w:r>
        <w:rPr>
          <w:rFonts w:hint="eastAsia"/>
        </w:rPr>
        <w:t>：</w:t>
      </w:r>
      <w:r>
        <w:rPr>
          <w:rFonts w:hint="eastAsia"/>
        </w:rPr>
        <w:t>镜像</w:t>
      </w:r>
      <w:r>
        <w:rPr>
          <w:rFonts w:hint="eastAsia"/>
        </w:rPr>
        <w:t>ta</w:t>
      </w:r>
      <w:r>
        <w:rPr>
          <w:rFonts w:hint="eastAsia"/>
        </w:rPr>
        <w:t>g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modelSource</w:t>
      </w:r>
      <w:r>
        <w:rPr>
          <w:i w:val="false"/>
          <w:strike w:val="false"/>
          <w:spacing w:val="0"/>
          <w:u w:val="none"/>
        </w:rPr>
        <w:t>: cos模型地址</w:t>
      </w:r>
    </w:p>
    <w:p>
      <w:pPr>
        <w:pBdr/>
        <w:snapToGrid/>
        <w:spacing w:line="240"/>
        <w:ind/>
        <w:rPr>
          <w:i w:val="false"/>
          <w:strike w:val="false"/>
          <w:spacing w:val="0"/>
          <w:u w:val="none"/>
        </w:rPr>
      </w:pPr>
      <w:r>
        <w:rPr>
          <w:i w:val="false"/>
          <w:strike w:val="false"/>
          <w:spacing w:val="0"/>
          <w:u w:val="none"/>
        </w:rPr>
        <w:t>distributionMode: 支持image、model、all，</w:t>
      </w:r>
      <w:r>
        <w:rPr>
          <w:rFonts w:hint="eastAsia"/>
          <w:i w:val="false"/>
          <w:strike w:val="false"/>
          <w:spacing w:val="0"/>
          <w:u w:val="none"/>
        </w:rPr>
        <w:t>值</w:t>
      </w:r>
      <w:r>
        <w:rPr>
          <w:rFonts w:hint="eastAsia"/>
          <w:i w:val="false"/>
          <w:strike w:val="false"/>
          <w:spacing w:val="0"/>
          <w:u w:val="none"/>
        </w:rPr>
        <w:t>为</w:t>
      </w:r>
      <w:r>
        <w:rPr>
          <w:i w:val="false"/>
          <w:strike w:val="false"/>
          <w:spacing w:val="0"/>
          <w:u w:val="none"/>
        </w:rPr>
        <w:t>image、model</w:t>
      </w:r>
      <w:r>
        <w:rPr>
          <w:rFonts w:hint="eastAsia"/>
          <w:i w:val="false"/>
          <w:strike w:val="false"/>
          <w:spacing w:val="0"/>
          <w:u w:val="none"/>
        </w:rPr>
        <w:t>时</w:t>
      </w:r>
      <w:r>
        <w:rPr>
          <w:i w:val="false"/>
          <w:strike w:val="false"/>
          <w:spacing w:val="0"/>
          <w:u w:val="none"/>
        </w:rPr>
        <w:t>单独下发</w:t>
      </w:r>
    </w:p>
    <w:p>
      <w:pPr>
        <w:pBdr/>
        <w:snapToGrid/>
        <w:spacing w:line="240"/>
        <w:ind/>
        <w:rPr>
          <w:rFonts w:hint="eastAsia"/>
          <w:i w:val="false"/>
          <w:strike w:val="false"/>
          <w:spacing w:val="0"/>
          <w:u w:val="none"/>
        </w:rPr>
      </w:pPr>
      <w:r>
        <w:rPr>
          <w:rFonts w:hint="eastAsia"/>
          <w:i w:val="false"/>
          <w:strike w:val="false"/>
          <w:spacing w:val="0"/>
          <w:u w:val="none"/>
        </w:rPr>
        <w:t>c</w:t>
      </w:r>
      <w:r>
        <w:rPr>
          <w:rFonts w:hint="eastAsia"/>
          <w:i w:val="false"/>
          <w:strike w:val="false"/>
          <w:spacing w:val="0"/>
          <w:u w:val="none"/>
        </w:rPr>
        <w:t>h</w:t>
      </w:r>
      <w:r>
        <w:rPr>
          <w:rFonts w:hint="eastAsia"/>
          <w:i w:val="false"/>
          <w:strike w:val="false"/>
          <w:spacing w:val="0"/>
          <w:u w:val="none"/>
        </w:rPr>
        <w:t>a</w:t>
      </w:r>
      <w:r>
        <w:rPr>
          <w:rFonts w:hint="eastAsia"/>
          <w:i w:val="false"/>
          <w:strike w:val="false"/>
          <w:spacing w:val="0"/>
          <w:u w:val="none"/>
        </w:rPr>
        <w:t>r</w:t>
      </w:r>
      <w:r>
        <w:rPr>
          <w:rFonts w:hint="eastAsia"/>
          <w:i w:val="false"/>
          <w:strike w:val="false"/>
          <w:spacing w:val="0"/>
          <w:u w:val="none"/>
        </w:rPr>
        <w:t>t</w:t>
      </w:r>
      <w:r>
        <w:rPr>
          <w:rFonts w:hint="eastAsia"/>
          <w:i w:val="false"/>
          <w:strike w:val="false"/>
          <w:spacing w:val="0"/>
          <w:u w:val="none"/>
        </w:rPr>
        <w:t>S</w:t>
      </w:r>
      <w:r>
        <w:rPr>
          <w:rFonts w:hint="eastAsia"/>
          <w:i w:val="false"/>
          <w:strike w:val="false"/>
          <w:spacing w:val="0"/>
          <w:u w:val="none"/>
        </w:rPr>
        <w:t>o</w:t>
      </w:r>
      <w:r>
        <w:rPr>
          <w:rFonts w:hint="eastAsia"/>
          <w:i w:val="false"/>
          <w:strike w:val="false"/>
          <w:spacing w:val="0"/>
          <w:u w:val="none"/>
        </w:rPr>
        <w:t>u</w:t>
      </w:r>
      <w:r>
        <w:rPr>
          <w:rFonts w:hint="eastAsia"/>
          <w:i w:val="false"/>
          <w:strike w:val="false"/>
          <w:spacing w:val="0"/>
          <w:u w:val="none"/>
        </w:rPr>
        <w:t>r</w:t>
      </w:r>
      <w:r>
        <w:rPr>
          <w:rFonts w:hint="eastAsia"/>
          <w:i w:val="false"/>
          <w:strike w:val="false"/>
          <w:spacing w:val="0"/>
          <w:u w:val="none"/>
        </w:rPr>
        <w:t>c</w:t>
      </w:r>
      <w:r>
        <w:rPr>
          <w:rFonts w:hint="eastAsia"/>
          <w:i w:val="false"/>
          <w:strike w:val="false"/>
          <w:spacing w:val="0"/>
          <w:u w:val="none"/>
        </w:rPr>
        <w:t>e</w:t>
      </w:r>
      <w:r>
        <w:rPr>
          <w:rFonts w:hint="eastAsia"/>
          <w:i w:val="false"/>
          <w:strike w:val="false"/>
          <w:spacing w:val="0"/>
          <w:u w:val="none"/>
        </w:rPr>
        <w:t>F</w:t>
      </w:r>
      <w:r>
        <w:rPr>
          <w:rFonts w:hint="eastAsia"/>
          <w:i w:val="false"/>
          <w:strike w:val="false"/>
          <w:spacing w:val="0"/>
          <w:u w:val="none"/>
        </w:rPr>
        <w:t>i</w:t>
      </w:r>
      <w:r>
        <w:rPr>
          <w:rFonts w:hint="eastAsia"/>
          <w:i w:val="false"/>
          <w:strike w:val="false"/>
          <w:spacing w:val="0"/>
          <w:u w:val="none"/>
        </w:rPr>
        <w:t>l</w:t>
      </w:r>
      <w:r>
        <w:rPr>
          <w:rFonts w:hint="eastAsia"/>
          <w:i w:val="false"/>
          <w:strike w:val="false"/>
          <w:spacing w:val="0"/>
          <w:u w:val="none"/>
        </w:rPr>
        <w:t>e</w:t>
      </w:r>
      <w:r>
        <w:rPr>
          <w:rFonts w:hint="eastAsia"/>
          <w:i w:val="false"/>
          <w:strike w:val="false"/>
          <w:spacing w:val="0"/>
          <w:u w:val="none"/>
        </w:rPr>
        <w:t>:</w:t>
      </w:r>
      <w:r>
        <w:rPr>
          <w:rFonts w:hint="eastAsia"/>
          <w:i w:val="false"/>
          <w:strike w:val="false"/>
          <w:spacing w:val="0"/>
          <w:u w:val="none"/>
        </w:rPr>
        <w:t xml:space="preserve"> </w:t>
      </w:r>
      <w:r>
        <w:rPr>
          <w:rFonts w:hint="eastAsia"/>
          <w:i w:val="false"/>
          <w:strike w:val="false"/>
          <w:spacing w:val="0"/>
          <w:u w:val="none"/>
        </w:rPr>
        <w:t>客户</w:t>
      </w:r>
      <w:r>
        <w:rPr>
          <w:rFonts w:hint="eastAsia"/>
          <w:i w:val="false"/>
          <w:strike w:val="false"/>
          <w:spacing w:val="0"/>
          <w:u w:val="none"/>
        </w:rPr>
        <w:t>提供</w:t>
      </w:r>
      <w:r>
        <w:rPr>
          <w:rFonts w:hint="eastAsia"/>
          <w:i w:val="false"/>
          <w:strike w:val="false"/>
          <w:spacing w:val="0"/>
          <w:u w:val="none"/>
        </w:rPr>
        <w:t>的</w:t>
      </w:r>
      <w:r>
        <w:rPr>
          <w:rFonts w:hint="eastAsia"/>
          <w:i w:val="false"/>
          <w:strike w:val="false"/>
          <w:spacing w:val="0"/>
          <w:u w:val="none"/>
        </w:rPr>
        <w:t>脚本</w:t>
      </w:r>
      <w:r>
        <w:rPr>
          <w:rFonts w:hint="eastAsia"/>
          <w:i w:val="false"/>
          <w:strike w:val="false"/>
          <w:spacing w:val="0"/>
          <w:u w:val="none"/>
        </w:rPr>
        <w:t>路径</w:t>
      </w:r>
      <w:r>
        <w:rPr>
          <w:rFonts w:hint="eastAsia"/>
          <w:i w:val="false"/>
          <w:strike w:val="false"/>
          <w:spacing w:val="0"/>
          <w:u w:val="none"/>
        </w:rPr>
        <w:t>，</w:t>
      </w:r>
      <w:r>
        <w:rPr>
          <w:rFonts w:hint="eastAsia"/>
          <w:i w:val="false"/>
          <w:strike w:val="false"/>
          <w:spacing w:val="0"/>
          <w:u w:val="none"/>
        </w:rPr>
        <w:t>文件</w:t>
      </w:r>
      <w:r>
        <w:rPr>
          <w:rFonts w:hint="eastAsia"/>
          <w:i w:val="false"/>
          <w:strike w:val="false"/>
          <w:spacing w:val="0"/>
          <w:u w:val="none"/>
        </w:rPr>
        <w:t>注意</w:t>
      </w:r>
      <w:r>
        <w:rPr>
          <w:rFonts w:hint="eastAsia"/>
          <w:i w:val="false"/>
          <w:strike w:val="false"/>
          <w:spacing w:val="0"/>
          <w:u w:val="none"/>
        </w:rPr>
        <w:t>放置</w:t>
      </w:r>
      <w:r>
        <w:rPr>
          <w:rFonts w:hint="eastAsia"/>
          <w:i w:val="false"/>
          <w:strike w:val="false"/>
          <w:spacing w:val="0"/>
          <w:u w:val="none"/>
        </w:rPr>
        <w:t>到</w:t>
      </w:r>
      <w:r>
        <w:rPr>
          <w:i w:val="false"/>
          <w:strike w:val="false"/>
          <w:spacing w:val="0"/>
          <w:u w:val="none"/>
        </w:rPr>
        <w:t>/opt/exp-deploy/task-scripts/hblf2-master03</w:t>
      </w:r>
      <w:r>
        <w:rPr>
          <w:rFonts w:hint="eastAsia"/>
          <w:i w:val="false"/>
          <w:strike w:val="false"/>
          <w:spacing w:val="0"/>
          <w:u w:val="none"/>
        </w:rPr>
        <w:t>目录</w:t>
      </w:r>
      <w:r>
        <w:rPr>
          <w:rFonts w:hint="eastAsia"/>
          <w:i w:val="false"/>
          <w:strike w:val="false"/>
          <w:spacing w:val="0"/>
          <w:u w:val="none"/>
        </w:rPr>
        <w:t>下</w:t>
      </w:r>
    </w:p>
    <w:p>
      <w:pPr>
        <w:pBdr/>
        <w:snapToGrid/>
        <w:spacing w:line="240"/>
        <w:ind/>
        <w:rPr>
          <w:rFonts w:hint="eastAsia"/>
          <w:i w:val="false"/>
          <w:strike w:val="false"/>
          <w:spacing w:val="0"/>
          <w:u w:val="none"/>
        </w:rPr>
      </w:pPr>
      <w:r>
        <w:rPr>
          <w:i w:val="false"/>
          <w:strike w:val="false"/>
          <w:spacing w:val="0"/>
          <w:u w:val="none"/>
        </w:rPr>
        <w:t>replicaCount</w:t>
      </w:r>
      <w:r>
        <w:rPr>
          <w:rFonts w:hint="eastAsia"/>
          <w:i w:val="false"/>
          <w:strike w:val="false"/>
          <w:spacing w:val="0"/>
          <w:u w:val="none"/>
        </w:rPr>
        <w:t>：</w:t>
      </w:r>
      <w:r>
        <w:rPr>
          <w:rFonts w:hint="eastAsia"/>
          <w:i w:val="false"/>
          <w:strike w:val="false"/>
          <w:spacing w:val="0"/>
          <w:u w:val="none"/>
        </w:rPr>
        <w:t>模型</w:t>
      </w:r>
      <w:r>
        <w:rPr>
          <w:rFonts w:hint="eastAsia"/>
          <w:i w:val="false"/>
          <w:strike w:val="false"/>
          <w:spacing w:val="0"/>
          <w:u w:val="none"/>
        </w:rPr>
        <w:t>部署</w:t>
      </w:r>
      <w:r>
        <w:rPr>
          <w:rFonts w:hint="eastAsia"/>
          <w:i w:val="false"/>
          <w:strike w:val="false"/>
          <w:spacing w:val="0"/>
          <w:u w:val="none"/>
        </w:rPr>
        <w:t>的</w:t>
      </w:r>
      <w:r>
        <w:rPr>
          <w:rFonts w:hint="eastAsia"/>
          <w:i w:val="false"/>
          <w:strike w:val="false"/>
          <w:spacing w:val="0"/>
          <w:u w:val="none"/>
        </w:rPr>
        <w:t>副本数</w:t>
      </w:r>
      <w:r>
        <w:rPr>
          <w:rFonts w:hint="eastAsia"/>
          <w:i w:val="false"/>
          <w:strike w:val="false"/>
          <w:spacing w:val="0"/>
          <w:u w:val="none"/>
        </w:rPr>
        <w:t>。</w:t>
      </w:r>
      <w:r>
        <w:rPr>
          <w:rFonts w:hint="eastAsia"/>
          <w:i w:val="false"/>
          <w:strike w:val="false"/>
          <w:spacing w:val="0"/>
          <w:u w:val="none"/>
        </w:rPr>
        <w:t>sts</w:t>
      </w:r>
      <w:r>
        <w:rPr>
          <w:rFonts w:hint="eastAsia"/>
          <w:i w:val="false"/>
          <w:strike w:val="false"/>
          <w:spacing w:val="0"/>
          <w:u w:val="none"/>
        </w:rPr>
        <w:t>为</w:t>
      </w:r>
      <w:r>
        <w:rPr>
          <w:rFonts w:hint="eastAsia"/>
          <w:i w:val="false"/>
          <w:strike w:val="false"/>
          <w:spacing w:val="0"/>
          <w:u w:val="none"/>
        </w:rPr>
        <w:t>1</w:t>
      </w:r>
      <w:r>
        <w:rPr>
          <w:rFonts w:hint="eastAsia"/>
          <w:i w:val="false"/>
          <w:strike w:val="false"/>
          <w:spacing w:val="0"/>
          <w:u w:val="none"/>
        </w:rPr>
        <w:t>台</w:t>
      </w:r>
      <w:r>
        <w:rPr>
          <w:rFonts w:hint="eastAsia"/>
          <w:i w:val="false"/>
          <w:strike w:val="false"/>
          <w:spacing w:val="0"/>
          <w:u w:val="none"/>
        </w:rPr>
        <w:t>单机</w:t>
      </w:r>
      <w:r>
        <w:rPr>
          <w:rFonts w:hint="eastAsia"/>
          <w:i w:val="false"/>
          <w:strike w:val="false"/>
          <w:spacing w:val="0"/>
          <w:u w:val="none"/>
        </w:rPr>
        <w:t>，</w:t>
      </w:r>
      <w:r>
        <w:rPr>
          <w:rFonts w:hint="eastAsia"/>
          <w:i w:val="false"/>
          <w:strike w:val="false"/>
          <w:spacing w:val="0"/>
          <w:u w:val="none"/>
        </w:rPr>
        <w:t>rbg</w:t>
      </w:r>
      <w:r>
        <w:rPr>
          <w:rFonts w:hint="eastAsia"/>
          <w:i w:val="false"/>
          <w:strike w:val="false"/>
          <w:spacing w:val="0"/>
          <w:u w:val="none"/>
        </w:rPr>
        <w:t>为</w:t>
      </w:r>
      <w:r>
        <w:rPr>
          <w:rFonts w:hint="eastAsia"/>
          <w:i w:val="false"/>
          <w:strike w:val="false"/>
          <w:spacing w:val="0"/>
          <w:u w:val="none"/>
        </w:rPr>
        <w:t>1</w:t>
      </w:r>
      <w:r>
        <w:rPr>
          <w:rFonts w:hint="eastAsia"/>
          <w:i w:val="false"/>
          <w:strike w:val="false"/>
          <w:spacing w:val="0"/>
          <w:u w:val="none"/>
        </w:rPr>
        <w:t>组</w:t>
      </w:r>
      <w:r>
        <w:rPr>
          <w:rFonts w:hint="eastAsia"/>
          <w:i w:val="false"/>
          <w:strike w:val="false"/>
          <w:spacing w:val="0"/>
          <w:u w:val="none"/>
        </w:rPr>
        <w:t>服务</w:t>
      </w:r>
      <w:r>
        <w:rPr>
          <w:rFonts w:hint="eastAsia"/>
          <w:i w:val="false"/>
          <w:strike w:val="false"/>
          <w:spacing w:val="0"/>
          <w:u w:val="none"/>
        </w:rPr>
        <w:t>(</w:t>
      </w:r>
      <w:r>
        <w:rPr>
          <w:rFonts w:hint="eastAsia"/>
          <w:i w:val="false"/>
          <w:strike w:val="false"/>
          <w:spacing w:val="0"/>
          <w:u w:val="none"/>
        </w:rPr>
        <w:t>即</w:t>
      </w:r>
      <w:r>
        <w:rPr>
          <w:rFonts w:hint="eastAsia"/>
          <w:i w:val="false"/>
          <w:strike w:val="false"/>
          <w:spacing w:val="0"/>
          <w:u w:val="none"/>
        </w:rPr>
        <w:t xml:space="preserve"> </w:t>
      </w:r>
      <w:r>
        <w:rPr>
          <w:rFonts w:hint="eastAsia"/>
          <w:i w:val="false"/>
          <w:strike w:val="false"/>
          <w:spacing w:val="0"/>
          <w:u w:val="none"/>
        </w:rPr>
        <w:t>2</w:t>
      </w:r>
      <w:r>
        <w:rPr>
          <w:rFonts w:hint="eastAsia"/>
          <w:i w:val="false"/>
          <w:strike w:val="false"/>
          <w:spacing w:val="0"/>
          <w:u w:val="none"/>
        </w:rPr>
        <w:t>台</w:t>
      </w:r>
      <w:r>
        <w:rPr>
          <w:rFonts w:hint="eastAsia"/>
          <w:i w:val="false"/>
          <w:strike w:val="false"/>
          <w:spacing w:val="0"/>
          <w:u w:val="none"/>
        </w:rPr>
        <w:t>节点</w:t>
      </w:r>
      <w:r>
        <w:rPr>
          <w:rFonts w:hint="eastAsia"/>
          <w:i w:val="false"/>
          <w:strike w:val="false"/>
          <w:spacing w:val="0"/>
          <w:u w:val="none"/>
        </w:rPr>
        <w:t>)</w:t>
      </w:r>
    </w:p>
    <w:p>
      <w:pPr>
        <w:pBdr/>
        <w:snapToGrid/>
        <w:spacing w:line="240"/>
        <w:ind/>
        <w:rPr>
          <w:rFonts w:hint="eastAsia"/>
          <w:i w:val="false"/>
          <w:strike w:val="false"/>
          <w:spacing w:val="0"/>
          <w:u w:val="none"/>
        </w:rPr>
      </w:pPr>
      <w:r>
        <w:rPr>
          <w:rFonts w:hint="eastAsia"/>
          <w:i w:val="false"/>
          <w:strike w:val="false"/>
          <w:spacing w:val="0"/>
          <w:u w:val="none"/>
        </w:rPr>
        <w:t>gpuPerNode</w:t>
      </w:r>
      <w:r>
        <w:rPr>
          <w:rFonts w:hint="eastAsia"/>
          <w:i w:val="false"/>
          <w:strike w:val="false"/>
          <w:spacing w:val="0"/>
          <w:u w:val="none"/>
        </w:rPr>
        <w:t>:</w:t>
      </w:r>
      <w:r>
        <w:rPr>
          <w:rFonts w:hint="eastAsia"/>
          <w:i w:val="false"/>
          <w:strike w:val="false"/>
          <w:spacing w:val="0"/>
          <w:u w:val="none"/>
        </w:rPr>
        <w:t xml:space="preserve"> </w:t>
      </w:r>
      <w:r>
        <w:rPr>
          <w:rFonts w:hint="eastAsia"/>
          <w:i w:val="false"/>
          <w:strike w:val="false"/>
          <w:spacing w:val="0"/>
          <w:u w:val="none"/>
        </w:rPr>
        <w:t>模型</w:t>
      </w:r>
      <w:r>
        <w:rPr>
          <w:rFonts w:hint="eastAsia"/>
          <w:i w:val="false"/>
          <w:strike w:val="false"/>
          <w:spacing w:val="0"/>
          <w:u w:val="none"/>
        </w:rPr>
        <w:t>启动</w:t>
      </w:r>
      <w:r>
        <w:rPr>
          <w:rFonts w:hint="eastAsia"/>
          <w:i w:val="false"/>
          <w:strike w:val="false"/>
          <w:spacing w:val="0"/>
          <w:u w:val="none"/>
        </w:rPr>
        <w:t>的</w:t>
      </w:r>
      <w:r>
        <w:rPr>
          <w:rFonts w:hint="eastAsia"/>
          <w:i w:val="false"/>
          <w:strike w:val="false"/>
          <w:spacing w:val="0"/>
          <w:u w:val="none"/>
        </w:rPr>
        <w:t>服务</w:t>
      </w:r>
      <w:r>
        <w:rPr>
          <w:rFonts w:hint="eastAsia"/>
          <w:i w:val="false"/>
          <w:strike w:val="false"/>
          <w:spacing w:val="0"/>
          <w:u w:val="none"/>
        </w:rPr>
        <w:t>需要</w:t>
      </w:r>
      <w:r>
        <w:rPr>
          <w:rFonts w:hint="eastAsia"/>
          <w:i w:val="false"/>
          <w:strike w:val="false"/>
          <w:spacing w:val="0"/>
          <w:u w:val="none"/>
        </w:rPr>
        <w:t>几张</w:t>
      </w:r>
      <w:r>
        <w:rPr>
          <w:rFonts w:hint="eastAsia"/>
          <w:i w:val="false"/>
          <w:strike w:val="false"/>
          <w:spacing w:val="0"/>
          <w:u w:val="none"/>
        </w:rPr>
        <w:t xml:space="preserve"> </w:t>
      </w:r>
      <w:r>
        <w:rPr>
          <w:rFonts w:hint="eastAsia"/>
          <w:i w:val="false"/>
          <w:strike w:val="false"/>
          <w:spacing w:val="0"/>
          <w:u w:val="none"/>
        </w:rPr>
        <w:t>gpu</w:t>
      </w:r>
      <w:r>
        <w:rPr>
          <w:rFonts w:hint="eastAsia"/>
          <w:i w:val="false"/>
          <w:strike w:val="false"/>
          <w:spacing w:val="0"/>
          <w:u w:val="none"/>
        </w:rPr>
        <w:t>，</w:t>
      </w:r>
      <w:r>
        <w:rPr>
          <w:rFonts w:hint="eastAsia"/>
          <w:i w:val="false"/>
          <w:strike w:val="false"/>
          <w:spacing w:val="0"/>
          <w:u w:val="none"/>
        </w:rPr>
        <w:t>默认</w:t>
      </w:r>
      <w:r>
        <w:rPr>
          <w:rFonts w:hint="eastAsia"/>
          <w:i w:val="false"/>
          <w:strike w:val="false"/>
          <w:spacing w:val="0"/>
          <w:u w:val="none"/>
        </w:rPr>
        <w:t>为</w:t>
      </w:r>
      <w:r>
        <w:rPr>
          <w:rFonts w:hint="eastAsia"/>
          <w:i w:val="false"/>
          <w:strike w:val="false"/>
          <w:spacing w:val="0"/>
          <w:u w:val="none"/>
        </w:rPr>
        <w:t xml:space="preserve"> </w:t>
      </w:r>
      <w:r>
        <w:rPr>
          <w:rFonts w:hint="eastAsia"/>
          <w:i w:val="false"/>
          <w:strike w:val="false"/>
          <w:spacing w:val="0"/>
          <w:u w:val="none"/>
        </w:rPr>
        <w:t>8</w:t>
      </w:r>
      <w:r>
        <w:rPr>
          <w:rFonts w:hint="eastAsia"/>
          <w:i w:val="false"/>
          <w:strike w:val="false"/>
          <w:spacing w:val="0"/>
          <w:u w:val="none"/>
        </w:rPr>
        <w:t>卡</w:t>
      </w:r>
    </w:p>
    <w:p>
      <w:pPr>
        <w:pBdr/>
        <w:snapToGrid/>
        <w:spacing w:line="240"/>
        <w:ind/>
        <w:rPr>
          <w:rFonts w:hint="eastAsia"/>
          <w:i w:val="false"/>
          <w:strike w:val="false"/>
          <w:spacing w:val="0"/>
          <w:u w:val="none"/>
        </w:rPr>
      </w:pPr>
      <w:r>
        <w:rPr>
          <w:rFonts w:hint="eastAsia"/>
          <w:i w:val="false"/>
          <w:strike w:val="false"/>
          <w:spacing w:val="0"/>
          <w:u w:val="none"/>
        </w:rPr>
        <w:t>inferenceFramework</w:t>
      </w:r>
      <w:r>
        <w:rPr>
          <w:rFonts w:hint="eastAsia"/>
          <w:i w:val="false"/>
          <w:strike w:val="false"/>
          <w:spacing w:val="0"/>
          <w:u w:val="none"/>
        </w:rPr>
        <w:t>：</w:t>
      </w:r>
      <w:r>
        <w:rPr>
          <w:rFonts w:hint="eastAsia"/>
          <w:i w:val="false"/>
          <w:strike w:val="false"/>
          <w:spacing w:val="0"/>
          <w:u w:val="none"/>
        </w:rPr>
        <w:t>模型</w:t>
      </w:r>
      <w:r>
        <w:rPr>
          <w:rFonts w:hint="eastAsia"/>
          <w:i w:val="false"/>
          <w:strike w:val="false"/>
          <w:spacing w:val="0"/>
          <w:u w:val="none"/>
        </w:rPr>
        <w:t>启动</w:t>
      </w:r>
      <w:r>
        <w:rPr>
          <w:rFonts w:hint="eastAsia"/>
          <w:i w:val="false"/>
          <w:strike w:val="false"/>
          <w:spacing w:val="0"/>
          <w:u w:val="none"/>
        </w:rPr>
        <w:t>使用</w:t>
      </w:r>
      <w:r>
        <w:rPr>
          <w:rFonts w:hint="eastAsia"/>
          <w:i w:val="false"/>
          <w:strike w:val="false"/>
          <w:spacing w:val="0"/>
          <w:u w:val="none"/>
        </w:rPr>
        <w:t>的</w:t>
      </w:r>
      <w:r>
        <w:rPr>
          <w:rFonts w:hint="eastAsia"/>
          <w:i w:val="false"/>
          <w:strike w:val="false"/>
          <w:spacing w:val="0"/>
          <w:u w:val="none"/>
        </w:rPr>
        <w:t>推理</w:t>
      </w:r>
      <w:r>
        <w:rPr>
          <w:rFonts w:hint="eastAsia"/>
          <w:i w:val="false"/>
          <w:strike w:val="false"/>
          <w:spacing w:val="0"/>
          <w:u w:val="none"/>
        </w:rPr>
        <w:t>框架</w:t>
      </w:r>
      <w:r>
        <w:rPr>
          <w:rFonts w:hint="eastAsia"/>
          <w:i w:val="false"/>
          <w:strike w:val="false"/>
          <w:spacing w:val="0"/>
          <w:u w:val="none"/>
        </w:rPr>
        <w:t>，</w:t>
      </w:r>
      <w:r>
        <w:rPr>
          <w:rFonts w:hint="eastAsia"/>
          <w:i w:val="false"/>
          <w:strike w:val="false"/>
          <w:spacing w:val="0"/>
          <w:u w:val="none"/>
        </w:rPr>
        <w:t>默认</w:t>
      </w:r>
      <w:r>
        <w:rPr>
          <w:rFonts w:hint="eastAsia"/>
          <w:i w:val="false"/>
          <w:strike w:val="false"/>
          <w:spacing w:val="0"/>
          <w:u w:val="none"/>
        </w:rPr>
        <w:t>为</w:t>
      </w:r>
      <w:r>
        <w:rPr>
          <w:rFonts w:hint="eastAsia"/>
          <w:i w:val="false"/>
          <w:strike w:val="false"/>
          <w:spacing w:val="0"/>
          <w:u w:val="none"/>
        </w:rPr>
        <w:t xml:space="preserve"> </w:t>
      </w:r>
      <w:r>
        <w:rPr>
          <w:rFonts w:hint="eastAsia"/>
          <w:i w:val="false"/>
          <w:strike w:val="false"/>
          <w:spacing w:val="0"/>
          <w:u w:val="none"/>
        </w:rPr>
        <w:t>vllm</w:t>
      </w:r>
    </w:p>
    <w:p>
      <w:pPr>
        <w:pBdr/>
        <w:snapToGrid/>
        <w:spacing w:line="240"/>
        <w:ind/>
        <w:rPr>
          <w:rFonts w:hint="eastAsia"/>
          <w:i w:val="false"/>
          <w:strike w:val="false"/>
          <w:spacing w:val="0"/>
          <w:u w:val="none"/>
        </w:rPr>
      </w:pPr>
      <w:r>
        <w:rPr>
          <w:rFonts w:hint="eastAsia"/>
          <w:i w:val="false"/>
          <w:strike w:val="false"/>
          <w:spacing w:val="0"/>
          <w:u w:val="none"/>
        </w:rPr>
        <w:t>isDisagg</w:t>
      </w:r>
      <w:r>
        <w:rPr>
          <w:rFonts w:hint="eastAsia"/>
          <w:i w:val="false"/>
          <w:strike w:val="false"/>
          <w:spacing w:val="0"/>
          <w:u w:val="none"/>
        </w:rPr>
        <w:t>:</w:t>
      </w:r>
      <w:r>
        <w:rPr>
          <w:rFonts w:hint="eastAsia"/>
          <w:i w:val="false"/>
          <w:strike w:val="false"/>
          <w:spacing w:val="0"/>
          <w:u w:val="none"/>
        </w:rPr>
        <w:t xml:space="preserve"> </w:t>
      </w:r>
      <w:r>
        <w:rPr>
          <w:rFonts w:hint="eastAsia"/>
          <w:i w:val="false"/>
          <w:strike w:val="false"/>
          <w:spacing w:val="0"/>
          <w:u w:val="none"/>
        </w:rPr>
        <w:t>模型</w:t>
      </w:r>
      <w:r>
        <w:rPr>
          <w:rFonts w:hint="eastAsia"/>
          <w:i w:val="false"/>
          <w:strike w:val="false"/>
          <w:spacing w:val="0"/>
          <w:u w:val="none"/>
        </w:rPr>
        <w:t>服务</w:t>
      </w:r>
      <w:r>
        <w:rPr>
          <w:rFonts w:hint="eastAsia"/>
          <w:i w:val="false"/>
          <w:strike w:val="false"/>
          <w:spacing w:val="0"/>
          <w:u w:val="none"/>
        </w:rPr>
        <w:t>的</w:t>
      </w:r>
      <w:r>
        <w:rPr>
          <w:rFonts w:hint="eastAsia"/>
          <w:i w:val="false"/>
          <w:strike w:val="false"/>
          <w:spacing w:val="0"/>
          <w:u w:val="none"/>
        </w:rPr>
        <w:t>部署</w:t>
      </w:r>
      <w:r>
        <w:rPr>
          <w:rFonts w:hint="eastAsia"/>
          <w:i w:val="false"/>
          <w:strike w:val="false"/>
          <w:spacing w:val="0"/>
          <w:u w:val="none"/>
        </w:rPr>
        <w:t>类型</w:t>
      </w:r>
      <w:r>
        <w:rPr>
          <w:rFonts w:hint="eastAsia"/>
          <w:i w:val="false"/>
          <w:strike w:val="false"/>
          <w:spacing w:val="0"/>
          <w:u w:val="none"/>
        </w:rPr>
        <w:t>是否为</w:t>
      </w:r>
      <w:r>
        <w:rPr>
          <w:rFonts w:hint="eastAsia"/>
          <w:i w:val="false"/>
          <w:strike w:val="false"/>
          <w:spacing w:val="0"/>
          <w:u w:val="none"/>
        </w:rPr>
        <w:t>PD</w:t>
      </w:r>
      <w:r>
        <w:rPr>
          <w:rFonts w:hint="eastAsia"/>
          <w:i w:val="false"/>
          <w:strike w:val="false"/>
          <w:spacing w:val="0"/>
          <w:u w:val="none"/>
        </w:rPr>
        <w:t>分离</w:t>
      </w:r>
      <w:r>
        <w:rPr>
          <w:rFonts w:hint="eastAsia"/>
          <w:i w:val="false"/>
          <w:strike w:val="false"/>
          <w:spacing w:val="0"/>
          <w:u w:val="none"/>
        </w:rPr>
        <w:t>，</w:t>
      </w:r>
      <w:r>
        <w:rPr>
          <w:rFonts w:hint="eastAsia"/>
          <w:i w:val="false"/>
          <w:strike w:val="false"/>
          <w:spacing w:val="0"/>
          <w:u w:val="none"/>
        </w:rPr>
        <w:t>默认</w:t>
      </w:r>
      <w:r>
        <w:rPr>
          <w:rFonts w:hint="eastAsia"/>
          <w:i w:val="false"/>
          <w:strike w:val="false"/>
          <w:spacing w:val="0"/>
          <w:u w:val="none"/>
        </w:rPr>
        <w:t>为</w:t>
      </w:r>
      <w:r>
        <w:rPr>
          <w:rFonts w:hint="eastAsia"/>
          <w:i w:val="false"/>
          <w:strike w:val="false"/>
          <w:spacing w:val="0"/>
          <w:u w:val="none"/>
        </w:rPr>
        <w:t xml:space="preserve"> </w:t>
      </w:r>
      <w:r>
        <w:rPr>
          <w:rFonts w:hint="eastAsia"/>
          <w:i w:val="false"/>
          <w:strike w:val="false"/>
          <w:spacing w:val="0"/>
          <w:u w:val="none"/>
        </w:rPr>
        <w:t>false</w:t>
      </w:r>
      <w:r>
        <w:rPr>
          <w:rFonts w:hint="eastAsia"/>
          <w:i w:val="false"/>
          <w:strike w:val="false"/>
          <w:spacing w:val="0"/>
          <w:u w:val="none"/>
        </w:rPr>
        <w:t>单节点</w:t>
      </w:r>
      <w:r>
        <w:rPr>
          <w:rFonts w:hint="eastAsia"/>
          <w:i w:val="false"/>
          <w:strike w:val="false"/>
          <w:spacing w:val="0"/>
          <w:u w:val="none"/>
        </w:rPr>
        <w:t>，</w:t>
      </w:r>
      <w:r>
        <w:rPr>
          <w:rFonts w:hint="eastAsia"/>
          <w:i w:val="false"/>
          <w:strike w:val="false"/>
          <w:spacing w:val="0"/>
          <w:u w:val="none"/>
        </w:rPr>
        <w:t>true</w:t>
      </w:r>
      <w:r>
        <w:rPr>
          <w:rFonts w:hint="eastAsia"/>
          <w:i w:val="false"/>
          <w:strike w:val="false"/>
          <w:spacing w:val="0"/>
          <w:u w:val="none"/>
        </w:rPr>
        <w:t>是</w:t>
      </w:r>
      <w:r>
        <w:rPr>
          <w:rFonts w:hint="eastAsia"/>
          <w:i w:val="false"/>
          <w:strike w:val="false"/>
          <w:spacing w:val="0"/>
          <w:u w:val="none"/>
        </w:rPr>
        <w:t>PD</w:t>
      </w:r>
      <w:r>
        <w:rPr>
          <w:rFonts w:hint="eastAsia"/>
          <w:i w:val="false"/>
          <w:strike w:val="false"/>
          <w:spacing w:val="0"/>
          <w:u w:val="none"/>
        </w:rPr>
        <w:t>分离</w:t>
      </w:r>
    </w:p>
    <w:p>
      <w:pPr>
        <w:pBdr/>
        <w:snapToGrid/>
        <w:spacing w:line="240"/>
        <w:ind/>
        <w:rPr>
          <w:rFonts w:hint="eastAsia"/>
          <w:i w:val="false"/>
          <w:strike w:val="false"/>
          <w:spacing w:val="0"/>
          <w:u w:val="none"/>
        </w:rPr>
      </w:pPr>
      <w:r>
        <w:rPr>
          <w:rFonts w:hint="eastAsia"/>
          <w:i w:val="false"/>
          <w:strike w:val="false"/>
          <w:spacing w:val="0"/>
          <w:u w:val="none"/>
        </w:rPr>
        <w:t>isOffline</w:t>
      </w:r>
      <w:r>
        <w:rPr>
          <w:rFonts w:hint="eastAsia"/>
          <w:i w:val="false"/>
          <w:strike w:val="false"/>
          <w:spacing w:val="0"/>
          <w:u w:val="none"/>
        </w:rPr>
        <w:t>：</w:t>
      </w:r>
      <w:r>
        <w:rPr>
          <w:rFonts w:hint="eastAsia"/>
          <w:i w:val="false"/>
          <w:strike w:val="false"/>
          <w:spacing w:val="0"/>
          <w:u w:val="none"/>
        </w:rPr>
        <w:t>模型</w:t>
      </w:r>
      <w:r>
        <w:rPr>
          <w:rFonts w:hint="eastAsia"/>
          <w:i w:val="false"/>
          <w:strike w:val="false"/>
          <w:spacing w:val="0"/>
          <w:u w:val="none"/>
        </w:rPr>
        <w:t>服务</w:t>
      </w:r>
      <w:r>
        <w:rPr>
          <w:rFonts w:hint="eastAsia"/>
          <w:i w:val="false"/>
          <w:strike w:val="false"/>
          <w:spacing w:val="0"/>
          <w:u w:val="none"/>
        </w:rPr>
        <w:t>的</w:t>
      </w:r>
      <w:r>
        <w:rPr>
          <w:rFonts w:hint="eastAsia"/>
          <w:i w:val="false"/>
          <w:strike w:val="false"/>
          <w:spacing w:val="0"/>
          <w:u w:val="none"/>
        </w:rPr>
        <w:t>部署</w:t>
      </w:r>
      <w:r>
        <w:rPr>
          <w:rFonts w:hint="eastAsia"/>
          <w:i w:val="false"/>
          <w:strike w:val="false"/>
          <w:spacing w:val="0"/>
          <w:u w:val="none"/>
        </w:rPr>
        <w:t>集群</w:t>
      </w:r>
      <w:r>
        <w:rPr>
          <w:rFonts w:hint="eastAsia"/>
          <w:i w:val="false"/>
          <w:strike w:val="false"/>
          <w:spacing w:val="0"/>
          <w:u w:val="none"/>
        </w:rPr>
        <w:t>是否</w:t>
      </w:r>
      <w:r>
        <w:rPr>
          <w:rFonts w:hint="eastAsia"/>
          <w:i w:val="false"/>
          <w:strike w:val="false"/>
          <w:spacing w:val="0"/>
          <w:u w:val="none"/>
        </w:rPr>
        <w:t>为</w:t>
      </w:r>
      <w:r>
        <w:rPr>
          <w:rFonts w:hint="eastAsia"/>
          <w:i w:val="false"/>
          <w:strike w:val="false"/>
          <w:spacing w:val="0"/>
          <w:u w:val="none"/>
        </w:rPr>
        <w:t>离线</w:t>
      </w:r>
      <w:r>
        <w:rPr>
          <w:rFonts w:hint="eastAsia"/>
          <w:i w:val="false"/>
          <w:strike w:val="false"/>
          <w:spacing w:val="0"/>
          <w:u w:val="none"/>
        </w:rPr>
        <w:t>集群</w:t>
      </w:r>
      <w:r>
        <w:rPr>
          <w:rFonts w:hint="eastAsia"/>
          <w:i w:val="false"/>
          <w:strike w:val="false"/>
          <w:spacing w:val="0"/>
          <w:u w:val="none"/>
        </w:rPr>
        <w:t>，</w:t>
      </w:r>
      <w:r>
        <w:rPr>
          <w:rFonts w:hint="eastAsia"/>
          <w:i w:val="false"/>
          <w:strike w:val="false"/>
          <w:spacing w:val="0"/>
          <w:u w:val="none"/>
        </w:rPr>
        <w:t>默认</w:t>
      </w:r>
      <w:r>
        <w:rPr>
          <w:rFonts w:hint="eastAsia"/>
          <w:i w:val="false"/>
          <w:strike w:val="false"/>
          <w:spacing w:val="0"/>
          <w:u w:val="none"/>
        </w:rPr>
        <w:t>为</w:t>
      </w:r>
      <w:r>
        <w:rPr>
          <w:rFonts w:hint="eastAsia"/>
          <w:i w:val="false"/>
          <w:strike w:val="false"/>
          <w:spacing w:val="0"/>
          <w:u w:val="none"/>
        </w:rPr>
        <w:t xml:space="preserve"> </w:t>
      </w:r>
      <w:r>
        <w:rPr>
          <w:rFonts w:hint="eastAsia"/>
          <w:i w:val="false"/>
          <w:strike w:val="false"/>
          <w:spacing w:val="0"/>
          <w:u w:val="none"/>
        </w:rPr>
        <w:t>false</w:t>
      </w:r>
      <w:r>
        <w:rPr>
          <w:rFonts w:hint="eastAsia"/>
          <w:i w:val="false"/>
          <w:strike w:val="false"/>
          <w:spacing w:val="0"/>
          <w:u w:val="none"/>
        </w:rPr>
        <w:t>（</w:t>
      </w:r>
      <w:r>
        <w:rPr>
          <w:rFonts w:hint="eastAsia"/>
          <w:i w:val="false"/>
          <w:strike w:val="false"/>
          <w:spacing w:val="0"/>
          <w:u w:val="none"/>
        </w:rPr>
        <w:t>在线</w:t>
      </w:r>
      <w:r>
        <w:rPr>
          <w:rFonts w:hint="eastAsia"/>
          <w:i w:val="false"/>
          <w:strike w:val="false"/>
          <w:spacing w:val="0"/>
          <w:u w:val="none"/>
        </w:rPr>
        <w:t>）</w:t>
      </w:r>
      <w:r>
        <w:rPr>
          <w:rFonts w:hint="eastAsia"/>
          <w:i w:val="false"/>
          <w:strike w:val="false"/>
          <w:spacing w:val="0"/>
          <w:u w:val="none"/>
        </w:rPr>
        <w:t>，</w:t>
      </w:r>
      <w:r>
        <w:rPr>
          <w:rFonts w:hint="eastAsia"/>
          <w:i w:val="false"/>
          <w:strike w:val="false"/>
          <w:spacing w:val="0"/>
          <w:u w:val="none"/>
        </w:rPr>
        <w:t>true</w:t>
      </w:r>
      <w:r>
        <w:rPr>
          <w:rFonts w:hint="eastAsia"/>
          <w:i w:val="false"/>
          <w:strike w:val="false"/>
          <w:spacing w:val="0"/>
          <w:u w:val="none"/>
        </w:rPr>
        <w:t>是</w:t>
      </w:r>
      <w:r>
        <w:rPr>
          <w:rFonts w:hint="eastAsia"/>
          <w:i w:val="false"/>
          <w:strike w:val="false"/>
          <w:spacing w:val="0"/>
          <w:u w:val="none"/>
        </w:rPr>
        <w:t>离线</w:t>
      </w:r>
    </w:p>
    <w:p>
      <w:pPr>
        <w:pBdr/>
        <w:snapToGrid/>
        <w:spacing w:line="240"/>
        <w:ind/>
        <w:rPr>
          <w:rFonts w:hint="eastAsia"/>
          <w:i w:val="false"/>
          <w:strike w:val="false"/>
          <w:spacing w:val="0"/>
          <w:u w:val="none"/>
        </w:rPr>
      </w:pPr>
      <w:r>
        <w:rPr>
          <w:rFonts w:hint="eastAsia"/>
          <w:i w:val="false"/>
          <w:strike w:val="false"/>
          <w:spacing w:val="0"/>
          <w:u w:val="none"/>
        </w:rPr>
        <w:t>apiDomainPrefix</w:t>
      </w:r>
      <w:r>
        <w:rPr>
          <w:rFonts w:hint="eastAsia"/>
          <w:i w:val="false"/>
          <w:strike w:val="false"/>
          <w:spacing w:val="0"/>
          <w:u w:val="none"/>
        </w:rPr>
        <w:t>：</w:t>
      </w:r>
      <w:r>
        <w:rPr>
          <w:rFonts w:hint="eastAsia"/>
          <w:i w:val="false"/>
          <w:strike w:val="false"/>
          <w:spacing w:val="0"/>
          <w:u w:val="none"/>
        </w:rPr>
        <w:t>域名</w:t>
      </w:r>
      <w:r>
        <w:rPr>
          <w:rFonts w:hint="eastAsia"/>
          <w:i w:val="false"/>
          <w:strike w:val="false"/>
          <w:spacing w:val="0"/>
          <w:u w:val="none"/>
        </w:rPr>
        <w:t>前缀</w:t>
      </w:r>
      <w:r>
        <w:rPr>
          <w:rFonts w:hint="eastAsia"/>
          <w:i w:val="false"/>
          <w:strike w:val="false"/>
          <w:spacing w:val="0"/>
          <w:u w:val="none"/>
        </w:rPr>
        <w:t>，</w:t>
      </w:r>
      <w:r>
        <w:rPr>
          <w:rFonts w:hint="eastAsia"/>
          <w:i w:val="false"/>
          <w:strike w:val="false"/>
          <w:spacing w:val="0"/>
          <w:u w:val="none"/>
        </w:rPr>
        <w:t>实验填aw，测试填test，生产填api</w:t>
      </w:r>
    </w:p>
    <w:p>
      <w:pPr>
        <w:pBdr>
          <w:bottom/>
        </w:pBdr>
        <w:snapToGrid/>
        <w:spacing w:line="240"/>
        <w:ind/>
        <w:rPr>
          <w:rFonts w:hint="eastAsia"/>
          <w:i w:val="false"/>
          <w:strike w:val="false"/>
          <w:spacing w:val="0"/>
          <w:u w:val="none"/>
        </w:rPr>
      </w:pPr>
      <w:r>
        <w:rPr>
          <w:rFonts w:hint="eastAsia"/>
          <w:i w:val="false"/>
          <w:strike w:val="false"/>
          <w:spacing w:val="0"/>
          <w:u w:val="none"/>
        </w:rPr>
        <w:t>deployYamlSource</w:t>
      </w:r>
      <w:r>
        <w:rPr>
          <w:rFonts w:hint="eastAsia"/>
          <w:i w:val="false"/>
          <w:strike w:val="false"/>
          <w:spacing w:val="0"/>
          <w:u w:val="none"/>
        </w:rPr>
        <w:t>：</w:t>
      </w:r>
      <w:r>
        <w:rPr>
          <w:rFonts w:hint="eastAsia"/>
          <w:i w:val="false"/>
          <w:strike w:val="false"/>
          <w:spacing w:val="0"/>
          <w:u w:val="none"/>
        </w:rPr>
        <w:t>部署</w:t>
      </w:r>
      <w:r>
        <w:rPr>
          <w:rFonts w:hint="eastAsia"/>
          <w:i w:val="false"/>
          <w:strike w:val="false"/>
          <w:spacing w:val="0"/>
          <w:u w:val="none"/>
        </w:rPr>
        <w:t>文件</w:t>
      </w:r>
      <w:r>
        <w:rPr>
          <w:rFonts w:hint="eastAsia"/>
          <w:i w:val="false"/>
          <w:strike w:val="false"/>
          <w:spacing w:val="0"/>
          <w:u w:val="none"/>
        </w:rPr>
        <w:t>cos</w:t>
      </w:r>
      <w:r>
        <w:rPr>
          <w:rFonts w:hint="eastAsia"/>
          <w:i w:val="false"/>
          <w:strike w:val="false"/>
          <w:spacing w:val="0"/>
          <w:u w:val="none"/>
        </w:rPr>
        <w:t>地址</w:t>
      </w:r>
      <w:r>
        <w:rPr>
          <w:rFonts w:hint="eastAsia"/>
          <w:i w:val="false"/>
          <w:strike w:val="false"/>
          <w:spacing w:val="0"/>
          <w:u w:val="none"/>
        </w:rPr>
        <w:t>，</w:t>
      </w:r>
      <w:r>
        <w:rPr>
          <w:rFonts w:hint="eastAsia"/>
          <w:i w:val="false"/>
          <w:strike w:val="false"/>
          <w:spacing w:val="0"/>
          <w:u w:val="none"/>
        </w:rPr>
        <w:t>如果</w:t>
      </w:r>
      <w:r>
        <w:rPr>
          <w:rFonts w:hint="eastAsia"/>
          <w:i w:val="false"/>
          <w:strike w:val="false"/>
          <w:spacing w:val="0"/>
          <w:u w:val="none"/>
        </w:rPr>
        <w:t>为空</w:t>
      </w:r>
      <w:r>
        <w:rPr>
          <w:rFonts w:hint="eastAsia"/>
          <w:i w:val="false"/>
          <w:strike w:val="false"/>
          <w:spacing w:val="0"/>
          <w:u w:val="none"/>
        </w:rPr>
        <w:t>不进行</w:t>
      </w:r>
      <w:r>
        <w:rPr>
          <w:rFonts w:hint="eastAsia"/>
          <w:i w:val="false"/>
          <w:strike w:val="false"/>
          <w:spacing w:val="0"/>
          <w:u w:val="none"/>
        </w:rPr>
        <w:t>下载</w:t>
      </w:r>
      <w:r>
        <w:rPr>
          <w:rFonts w:hint="eastAsia"/>
          <w:i w:val="false"/>
          <w:strike w:val="false"/>
          <w:spacing w:val="0"/>
          <w:u w:val="none"/>
        </w:rPr>
        <w:t>，</w:t>
      </w:r>
      <w:r>
        <w:rPr>
          <w:rFonts w:hint="eastAsia"/>
          <w:i w:val="false"/>
          <w:strike w:val="false"/>
          <w:spacing w:val="0"/>
          <w:u w:val="none"/>
        </w:rPr>
        <w:t>yaml</w:t>
      </w:r>
      <w:r>
        <w:rPr>
          <w:rFonts w:hint="eastAsia"/>
          <w:i w:val="false"/>
          <w:strike w:val="false"/>
          <w:spacing w:val="0"/>
          <w:u w:val="none"/>
        </w:rPr>
        <w:t>使用</w:t>
      </w:r>
      <w:r>
        <w:rPr>
          <w:rFonts w:hint="eastAsia"/>
          <w:i w:val="false"/>
          <w:strike w:val="false"/>
          <w:spacing w:val="0"/>
          <w:u w:val="none"/>
        </w:rPr>
        <w:t>chartSourceFile</w:t>
      </w:r>
      <w:r>
        <w:rPr>
          <w:rFonts w:hint="eastAsia"/>
          <w:i w:val="false"/>
          <w:strike w:val="false"/>
          <w:spacing w:val="0"/>
          <w:u w:val="none"/>
        </w:rPr>
        <w:t>，</w:t>
      </w:r>
      <w:r>
        <w:rPr>
          <w:rFonts w:hint="eastAsia"/>
          <w:i w:val="false"/>
          <w:strike w:val="false"/>
          <w:spacing w:val="0"/>
          <w:u w:val="none"/>
        </w:rPr>
        <w:t>chartSourceFile</w:t>
      </w:r>
      <w:r>
        <w:rPr>
          <w:rFonts w:hint="eastAsia"/>
          <w:i w:val="false"/>
          <w:strike w:val="false"/>
          <w:spacing w:val="0"/>
          <w:u w:val="none"/>
        </w:rPr>
        <w:t>为</w:t>
      </w:r>
      <w:r>
        <w:rPr>
          <w:rFonts w:hint="eastAsia"/>
          <w:i w:val="false"/>
          <w:strike w:val="false"/>
          <w:spacing w:val="0"/>
          <w:u w:val="none"/>
        </w:rPr>
        <w:t>手动</w:t>
      </w:r>
      <w:r>
        <w:rPr>
          <w:rFonts w:hint="eastAsia"/>
          <w:i w:val="false"/>
          <w:strike w:val="false"/>
          <w:spacing w:val="0"/>
          <w:u w:val="none"/>
        </w:rPr>
        <w:t>上传</w:t>
      </w:r>
      <w:r>
        <w:rPr>
          <w:rFonts w:hint="eastAsia"/>
          <w:i w:val="false"/>
          <w:strike w:val="false"/>
          <w:spacing w:val="0"/>
          <w:u w:val="none"/>
        </w:rPr>
        <w:t>的</w:t>
      </w:r>
      <w:r>
        <w:rPr>
          <w:rFonts w:hint="eastAsia"/>
          <w:i w:val="false"/>
          <w:strike w:val="false"/>
          <w:spacing w:val="0"/>
          <w:u w:val="none"/>
        </w:rPr>
        <w:t>yaml</w:t>
      </w:r>
      <w:r>
        <w:rPr>
          <w:rFonts w:hint="eastAsia"/>
          <w:i w:val="false"/>
          <w:strike w:val="false"/>
          <w:spacing w:val="0"/>
          <w:u w:val="none"/>
        </w:rPr>
        <w:t>名称</w:t>
      </w:r>
    </w:p>
    <w:p>
      <w:pPr>
        <w:pBdr/>
        <w:snapToGrid/>
        <w:spacing w:line="240"/>
        <w:ind/>
        <w:rPr>
          <w:i w:val="false"/>
          <w:strike w:val="false"/>
          <w:spacing w:val="0"/>
          <w:u w:val="none"/>
        </w:rPr>
      </w:pPr>
    </w:p>
    <w:p>
      <w:pPr>
        <w:pStyle w:val="8z1s18"/>
        <w:rPr/>
      </w:pPr>
      <w:r>
        <w:rPr/>
        <w:t>环境配置文件</w:t>
      </w:r>
      <w:r>
        <w:rPr>
          <w:rFonts w:hint="eastAsia"/>
        </w:rPr>
        <w:t>（master03）</w:t>
      </w:r>
    </w:p>
    <w:p>
      <w:pPr>
        <w:pBdr/>
        <w:snapToGrid/>
        <w:spacing w:line="240"/>
        <w:ind/>
        <w:rPr>
          <w:i w:val="false"/>
          <w:strike w:val="false"/>
          <w:spacing w:val="0"/>
          <w:u w:val="none"/>
        </w:rPr>
      </w:pPr>
      <w:r>
        <w:rPr>
          <w:i w:val="false"/>
          <w:strike w:val="false"/>
          <w:color w:val="000000"/>
          <w:u w:val="none"/>
        </w:rPr>
        <w:t>/opt/exp-deploy</w:t>
      </w:r>
      <w:r>
        <w:rPr>
          <w:rFonts w:hint="eastAsia"/>
          <w:i w:val="false"/>
          <w:strike w:val="false"/>
          <w:color w:val="000000"/>
          <w:u w:val="none"/>
        </w:rPr>
        <w:t>/</w:t>
      </w:r>
      <w:r>
        <w:rPr>
          <w:i w:val="false"/>
          <w:strike w:val="false"/>
          <w:spacing w:val="0"/>
          <w:u w:val="none"/>
        </w:rPr>
        <w:t>env.json</w:t>
      </w:r>
    </w:p>
    <w:p>
      <w:pPr>
        <w:pBdr/>
        <w:snapToGrid/>
        <w:spacing w:line="240"/>
        <w:ind/>
        <w:rPr>
          <w:i w:val="false"/>
          <w:strike w:val="false"/>
          <w:spacing w:val="0"/>
          <w:u w:val="none"/>
        </w:rPr>
      </w:pPr>
      <w:r>
        <w:rPr/>
        <w:drawing>
          <wp:inline distT="0" distB="0" distL="0" distR="0">
            <wp:extent cx="5760085" cy="5760085"/>
            <wp:effectExtent l="0" t="0" r="0" b="0"/>
            <wp:docPr id="6" name="文本框 9uwgcu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uwxe1i"/>
                          <w:rPr/>
                        </w:pPr>
                        <w:r>
                          <w:rPr>
                            <w:rStyle w:val="yv07zj"/>
                          </w:rPr>
                          <w:t>{</w:t>
                        </w:r>
                      </w:p>
                      <w:p>
                        <w:pPr>
                          <w:pStyle w:val="uwxe1i"/>
                          <w:rPr/>
                        </w:pPr>
                        <w:r>
                          <w:rPr>
                            <w:rStyle w:val="yv07zj"/>
                          </w:rPr>
                          <w:t xml:space="preserve">  "region": "langfang",</w:t>
                        </w:r>
                      </w:p>
                      <w:p>
                        <w:pPr>
                          <w:pStyle w:val="uwxe1i"/>
                          <w:rPr/>
                        </w:pPr>
                        <w:r>
                          <w:rPr>
                            <w:rStyle w:val="yv07zj"/>
                          </w:rPr>
                          <w:t xml:space="preserve">  "downloadDir": "./</w:t>
                        </w:r>
                        <w:r>
                          <w:rPr>
                            <w:rStyle w:val="yv07zj"/>
                          </w:rPr>
                          <w:t>task-scripts/</w:t>
                        </w:r>
                        <w:r>
                          <w:rPr>
                            <w:rStyle w:val="yv07zj"/>
                          </w:rPr>
                          <w:t>hblf2-master03</w:t>
                        </w:r>
                        <w:r>
                          <w:rPr>
                            <w:rStyle w:val="yv07zj"/>
                          </w:rPr>
                          <w:t>",</w:t>
                        </w:r>
                      </w:p>
                      <w:p>
                        <w:pPr>
                          <w:pStyle w:val="uwxe1i"/>
                          <w:rPr/>
                        </w:pPr>
                        <w:r>
                          <w:rPr>
                            <w:rStyle w:val="yv07zj"/>
                          </w:rPr>
                          <w:t xml:space="preserve">  "masterDir": "./</w:t>
                        </w:r>
                        <w:r>
                          <w:rPr>
                            <w:rStyle w:val="yv07zj"/>
                          </w:rPr>
                          <w:t>task-scripts/</w:t>
                        </w:r>
                        <w:r>
                          <w:rPr>
                            <w:rStyle w:val="yv07zj"/>
                          </w:rPr>
                          <w:t>hblf2-master03",</w:t>
                        </w:r>
                      </w:p>
                      <w:p>
                        <w:pPr>
                          <w:pStyle w:val="uwxe1i"/>
                          <w:rPr/>
                        </w:pPr>
                        <w:r>
                          <w:rPr>
                            <w:rStyle w:val="yv07zj"/>
                          </w:rPr>
                          <w:t xml:space="preserve">  "gpuDataDir": "/data3",</w:t>
                        </w:r>
                      </w:p>
                      <w:p>
                        <w:pPr>
                          <w:pStyle w:val="uwxe1i"/>
                          <w:rPr/>
                        </w:pPr>
                        <w:r>
                          <w:rPr>
                            <w:rStyle w:val="yv07zj"/>
                          </w:rPr>
                          <w:t xml:space="preserve">  "downloadDataDir": "/root/wyh/download_images",</w:t>
                        </w:r>
                      </w:p>
                      <w:p>
                        <w:pPr>
                          <w:pStyle w:val="uwxe1i"/>
                          <w:rPr/>
                        </w:pPr>
                        <w:r>
                          <w:rPr>
                            <w:rStyle w:val="yv07zj"/>
                          </w:rPr>
                          <w:t xml:space="preserve">  "modelConfigBaseDir": "/nvme/vllm-deploy"</w:t>
                        </w:r>
                        <w:r>
                          <w:rPr>
                            <w:rStyle w:val="1oojvn"/>
                          </w:rPr>
                          <w:t>,</w:t>
                        </w:r>
                      </w:p>
                      <w:p>
                        <w:pPr>
                          <w:pStyle w:val="uwxe1i"/>
                          <w:rPr/>
                        </w:pPr>
                        <w:r>
                          <w:rPr>
                            <w:rStyle w:val="yv07zj"/>
                          </w:rPr>
                          <w:t xml:space="preserve">  "scriptDir": "/opt"</w:t>
                        </w:r>
                      </w:p>
                      <w:p>
                        <w:pPr>
                          <w:pStyle w:val="uwxe1i"/>
                          <w:rPr>
                            <w:rStyle w:val="yv07zj"/>
                          </w:rPr>
                        </w:pPr>
                        <w:r>
                          <w:rPr>
                            <w:rStyle w:val="yv07zj"/>
                          </w:rPr>
                          <w:t>}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Bdr/>
        <w:snapToGrid/>
        <w:spacing w:line="240"/>
        <w:ind/>
        <w:rPr>
          <w:i w:val="false"/>
          <w:strike w:val="false"/>
          <w:spacing w:val="0"/>
          <w:u w:val="none"/>
        </w:rPr>
      </w:pPr>
      <w:r>
        <w:rPr>
          <w:rFonts w:hint="eastAsia"/>
          <w:i w:val="false"/>
          <w:strike w:val="false"/>
          <w:spacing w:val="0"/>
          <w:u w:val="none"/>
        </w:rPr>
        <w:t>参数</w:t>
      </w:r>
      <w:r>
        <w:rPr>
          <w:rFonts w:hint="eastAsia"/>
          <w:i w:val="false"/>
          <w:strike w:val="false"/>
          <w:spacing w:val="0"/>
          <w:u w:val="none"/>
        </w:rPr>
        <w:t>说明</w:t>
      </w:r>
      <w:r>
        <w:rPr>
          <w:rFonts w:hint="eastAsia"/>
          <w:i w:val="false"/>
          <w:strike w:val="false"/>
          <w:spacing w:val="0"/>
          <w:u w:val="none"/>
        </w:rPr>
        <w:t>：</w:t>
      </w:r>
    </w:p>
    <w:p>
      <w:pPr>
        <w:pBdr/>
        <w:snapToGrid/>
        <w:spacing w:line="240"/>
        <w:ind/>
        <w:rPr>
          <w:i w:val="false"/>
          <w:strike w:val="false"/>
          <w:spacing w:val="0"/>
          <w:u w:val="none"/>
        </w:rPr>
      </w:pPr>
      <w:r>
        <w:rPr>
          <w:i w:val="false"/>
          <w:strike w:val="false"/>
          <w:spacing w:val="0"/>
          <w:u w:val="none"/>
        </w:rPr>
        <w:t>region:</w:t>
      </w:r>
      <w:r>
        <w:rPr>
          <w:rFonts w:hint="eastAsia"/>
          <w:i w:val="false"/>
          <w:strike w:val="false"/>
          <w:spacing w:val="0"/>
          <w:u w:val="none"/>
        </w:rPr>
        <w:t xml:space="preserve"> </w:t>
      </w:r>
      <w:r>
        <w:rPr>
          <w:i w:val="false"/>
          <w:strike w:val="false"/>
          <w:spacing w:val="0"/>
          <w:u w:val="none"/>
        </w:rPr>
        <w:t>脚本所在机房</w:t>
      </w:r>
    </w:p>
    <w:p>
      <w:pPr>
        <w:numPr/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downloadDir</w:t>
      </w:r>
      <w:r>
        <w:rPr>
          <w:rFonts w:hint="eastAsia"/>
          <w:i w:val="false"/>
          <w:strike w:val="false"/>
          <w:spacing w:val="0"/>
          <w:u w:val="none"/>
        </w:rPr>
        <w:t>：下载物料生成脚本目录，名称为物料下载节点主机名</w:t>
      </w:r>
    </w:p>
    <w:p>
      <w:pPr>
        <w:numPr/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masterDir</w:t>
      </w:r>
      <w:r>
        <w:rPr>
          <w:rFonts w:hint="eastAsia"/>
          <w:i w:val="false"/>
          <w:strike w:val="false"/>
          <w:spacing w:val="0"/>
          <w:u w:val="none"/>
        </w:rPr>
        <w:t>：执行部署生成脚本目录，名称为通常为master03</w:t>
      </w:r>
    </w:p>
    <w:p>
      <w:pPr>
        <w:pBdr/>
        <w:snapToGrid/>
        <w:spacing w:line="240"/>
        <w:ind/>
        <w:rPr>
          <w:rFonts w:hint="eastAsia"/>
          <w:i w:val="false"/>
          <w:strike w:val="false"/>
          <w:spacing w:val="0"/>
          <w:u w:val="none"/>
        </w:rPr>
      </w:pPr>
      <w:r>
        <w:rPr>
          <w:i w:val="false"/>
          <w:strike w:val="false"/>
          <w:spacing w:val="0"/>
          <w:u w:val="none"/>
        </w:rPr>
        <w:t>gpuDataDir</w:t>
      </w:r>
      <w:r>
        <w:rPr>
          <w:rFonts w:hint="eastAsia"/>
          <w:i w:val="false"/>
          <w:strike w:val="false"/>
          <w:spacing w:val="0"/>
          <w:u w:val="none"/>
        </w:rPr>
        <w:t>：</w:t>
      </w:r>
      <w:r>
        <w:rPr>
          <w:rFonts w:hint="eastAsia"/>
          <w:i w:val="false"/>
          <w:strike w:val="false"/>
          <w:spacing w:val="0"/>
          <w:u w:val="none"/>
        </w:rPr>
        <w:t>gp</w:t>
      </w:r>
      <w:r>
        <w:rPr>
          <w:rFonts w:hint="eastAsia"/>
          <w:i w:val="false"/>
          <w:strike w:val="false"/>
          <w:spacing w:val="0"/>
          <w:u w:val="none"/>
        </w:rPr>
        <w:t>u</w:t>
      </w:r>
      <w:r>
        <w:rPr>
          <w:rFonts w:hint="eastAsia"/>
          <w:i w:val="false"/>
          <w:strike w:val="false"/>
          <w:spacing w:val="0"/>
          <w:u w:val="none"/>
        </w:rPr>
        <w:t>节点</w:t>
      </w:r>
      <w:r>
        <w:rPr>
          <w:rFonts w:hint="eastAsia"/>
          <w:i w:val="false"/>
          <w:strike w:val="false"/>
          <w:spacing w:val="0"/>
          <w:u w:val="none"/>
        </w:rPr>
        <w:t>数据</w:t>
      </w:r>
      <w:r>
        <w:rPr>
          <w:rFonts w:hint="eastAsia"/>
          <w:i w:val="false"/>
          <w:strike w:val="false"/>
          <w:spacing w:val="0"/>
          <w:u w:val="none"/>
        </w:rPr>
        <w:t>目录</w:t>
      </w:r>
      <w:r>
        <w:rPr>
          <w:rFonts w:hint="eastAsia"/>
          <w:i w:val="false"/>
          <w:strike w:val="false"/>
          <w:spacing w:val="0"/>
          <w:u w:val="none"/>
        </w:rPr>
        <w:t>，</w:t>
      </w:r>
      <w:r>
        <w:rPr>
          <w:rFonts w:hint="eastAsia"/>
          <w:i w:val="false"/>
          <w:strike w:val="false"/>
          <w:spacing w:val="0"/>
          <w:u w:val="none"/>
        </w:rPr>
        <w:t>镜像在images/,模型在model/</w:t>
      </w:r>
    </w:p>
    <w:p>
      <w:pPr>
        <w:numPr/>
        <w:pBdr/>
        <w:snapToGrid/>
        <w:spacing w:line="240"/>
        <w:ind/>
        <w:rPr>
          <w:rFonts w:hint="eastAsia"/>
          <w:i w:val="false"/>
          <w:strike w:val="false"/>
          <w:spacing w:val="0"/>
          <w:u w:val="none"/>
        </w:rPr>
      </w:pPr>
      <w:r>
        <w:rPr>
          <w:rFonts w:hint="eastAsia"/>
          <w:i w:val="false"/>
          <w:strike w:val="false"/>
          <w:spacing w:val="0"/>
          <w:u w:val="none"/>
        </w:rPr>
        <w:t>dow</w:t>
      </w:r>
      <w:r>
        <w:rPr>
          <w:rFonts w:hint="eastAsia"/>
          <w:i w:val="false"/>
          <w:strike w:val="false"/>
          <w:spacing w:val="0"/>
          <w:u w:val="none"/>
        </w:rPr>
        <w:t>n</w:t>
      </w:r>
      <w:r>
        <w:rPr>
          <w:rFonts w:hint="eastAsia"/>
          <w:i w:val="false"/>
          <w:strike w:val="false"/>
          <w:spacing w:val="0"/>
          <w:u w:val="none"/>
        </w:rPr>
        <w:t>l</w:t>
      </w:r>
      <w:r>
        <w:rPr>
          <w:rFonts w:hint="eastAsia"/>
          <w:i w:val="false"/>
          <w:strike w:val="false"/>
          <w:spacing w:val="0"/>
          <w:u w:val="none"/>
        </w:rPr>
        <w:t>o</w:t>
      </w:r>
      <w:r>
        <w:rPr>
          <w:rFonts w:hint="eastAsia"/>
          <w:i w:val="false"/>
          <w:strike w:val="false"/>
          <w:spacing w:val="0"/>
          <w:u w:val="none"/>
        </w:rPr>
        <w:t>a</w:t>
      </w:r>
      <w:r>
        <w:rPr>
          <w:rFonts w:hint="eastAsia"/>
          <w:i w:val="false"/>
          <w:strike w:val="false"/>
          <w:spacing w:val="0"/>
          <w:u w:val="none"/>
        </w:rPr>
        <w:t>d</w:t>
      </w:r>
      <w:r>
        <w:rPr>
          <w:i w:val="false"/>
          <w:strike w:val="false"/>
          <w:spacing w:val="0"/>
          <w:u w:val="none"/>
        </w:rPr>
        <w:t>DataDir</w:t>
      </w:r>
      <w:r>
        <w:rPr>
          <w:rFonts w:hint="eastAsia"/>
          <w:i w:val="false"/>
          <w:strike w:val="false"/>
          <w:spacing w:val="0"/>
          <w:u w:val="none"/>
        </w:rPr>
        <w:t>：</w:t>
      </w:r>
      <w:r>
        <w:rPr>
          <w:i w:val="false"/>
          <w:strike w:val="false"/>
          <w:spacing w:val="0"/>
          <w:u w:val="none"/>
        </w:rPr>
        <w:t>下载物料</w:t>
      </w:r>
      <w:r>
        <w:rPr>
          <w:rFonts w:hint="eastAsia"/>
          <w:i w:val="false"/>
          <w:strike w:val="false"/>
          <w:spacing w:val="0"/>
          <w:u w:val="none"/>
        </w:rPr>
        <w:t>节点</w:t>
      </w:r>
      <w:r>
        <w:rPr>
          <w:rFonts w:hint="eastAsia"/>
          <w:i w:val="false"/>
          <w:strike w:val="false"/>
          <w:spacing w:val="0"/>
          <w:u w:val="none"/>
        </w:rPr>
        <w:t>数据</w:t>
      </w:r>
      <w:r>
        <w:rPr>
          <w:rFonts w:hint="eastAsia"/>
          <w:i w:val="false"/>
          <w:strike w:val="false"/>
          <w:spacing w:val="0"/>
          <w:u w:val="none"/>
        </w:rPr>
        <w:t>目录</w:t>
      </w:r>
      <w:r>
        <w:rPr>
          <w:rFonts w:hint="eastAsia"/>
          <w:i w:val="false"/>
          <w:strike w:val="false"/>
          <w:spacing w:val="0"/>
          <w:u w:val="none"/>
        </w:rPr>
        <w:t>，</w:t>
      </w:r>
      <w:r>
        <w:rPr>
          <w:rFonts w:hint="eastAsia"/>
          <w:i w:val="false"/>
          <w:strike w:val="false"/>
          <w:spacing w:val="0"/>
          <w:u w:val="none"/>
        </w:rPr>
        <w:t>镜像</w:t>
      </w:r>
      <w:r>
        <w:rPr>
          <w:rFonts w:hint="eastAsia"/>
          <w:i w:val="false"/>
          <w:strike w:val="false"/>
          <w:spacing w:val="0"/>
          <w:u w:val="none"/>
        </w:rPr>
        <w:t>在</w:t>
      </w:r>
      <w:r>
        <w:rPr>
          <w:rFonts w:hint="eastAsia"/>
          <w:i w:val="false"/>
          <w:strike w:val="false"/>
          <w:spacing w:val="0"/>
          <w:u w:val="none"/>
        </w:rPr>
        <w:t>images</w:t>
      </w:r>
      <w:r>
        <w:rPr>
          <w:rFonts w:hint="eastAsia"/>
          <w:i w:val="false"/>
          <w:strike w:val="false"/>
          <w:spacing w:val="0"/>
          <w:u w:val="none"/>
        </w:rPr>
        <w:t>/</w:t>
      </w:r>
      <w:r>
        <w:rPr>
          <w:rFonts w:hint="eastAsia"/>
          <w:i w:val="false"/>
          <w:strike w:val="false"/>
          <w:spacing w:val="0"/>
          <w:u w:val="none"/>
        </w:rPr>
        <w:t>,</w:t>
      </w:r>
      <w:r>
        <w:rPr>
          <w:rFonts w:hint="eastAsia"/>
          <w:i w:val="false"/>
          <w:strike w:val="false"/>
          <w:spacing w:val="0"/>
          <w:u w:val="none"/>
        </w:rPr>
        <w:t>模型</w:t>
      </w:r>
      <w:r>
        <w:rPr>
          <w:rFonts w:hint="eastAsia"/>
          <w:i w:val="false"/>
          <w:strike w:val="false"/>
          <w:spacing w:val="0"/>
          <w:u w:val="none"/>
        </w:rPr>
        <w:t>在</w:t>
      </w:r>
      <w:r>
        <w:rPr>
          <w:rFonts w:hint="eastAsia"/>
          <w:i w:val="false"/>
          <w:strike w:val="false"/>
          <w:spacing w:val="0"/>
          <w:u w:val="none"/>
        </w:rPr>
        <w:t>mode</w:t>
      </w:r>
      <w:r>
        <w:rPr>
          <w:rFonts w:hint="eastAsia"/>
          <w:i w:val="false"/>
          <w:strike w:val="false"/>
          <w:spacing w:val="0"/>
          <w:u w:val="none"/>
        </w:rPr>
        <w:t>l</w:t>
      </w:r>
      <w:r>
        <w:rPr>
          <w:rFonts w:hint="eastAsia"/>
          <w:i w:val="false"/>
          <w:strike w:val="false"/>
          <w:spacing w:val="0"/>
          <w:u w:val="none"/>
        </w:rPr>
        <w:t>/</w:t>
      </w:r>
    </w:p>
    <w:p>
      <w:pPr>
        <w:numPr/>
        <w:pBdr>
          <w:bottom/>
        </w:pBdr>
        <w:snapToGrid/>
        <w:spacing w:line="240"/>
        <w:ind/>
        <w:rPr/>
      </w:pPr>
      <w:r>
        <w:rPr>
          <w:rFonts w:hint="eastAsia"/>
          <w:i w:val="false"/>
          <w:strike w:val="false"/>
          <w:spacing w:val="0"/>
          <w:u w:val="none"/>
        </w:rPr>
        <w:t>scriptDir</w:t>
      </w:r>
      <w:r>
        <w:rPr>
          <w:rFonts w:hint="eastAsia"/>
          <w:i w:val="false"/>
          <w:strike w:val="false"/>
          <w:spacing w:val="0"/>
          <w:u w:val="none"/>
        </w:rPr>
        <w:t>：</w:t>
      </w:r>
      <w:r>
        <w:rPr>
          <w:rFonts w:hint="eastAsia"/>
          <w:i w:val="false"/>
          <w:strike w:val="false"/>
          <w:spacing w:val="0"/>
          <w:u w:val="none"/>
        </w:rPr>
        <w:t>脚本</w:t>
      </w:r>
      <w:r>
        <w:rPr>
          <w:rFonts w:hint="eastAsia"/>
          <w:i w:val="false"/>
          <w:strike w:val="false"/>
          <w:spacing w:val="0"/>
          <w:u w:val="none"/>
        </w:rPr>
        <w:t>路径</w:t>
      </w:r>
    </w:p>
    <w:p>
      <w:pPr>
        <w:pBdr/>
        <w:snapToGrid/>
        <w:spacing w:line="240"/>
        <w:ind/>
        <w:rPr>
          <w:i w:val="false"/>
          <w:strike w:val="false"/>
          <w:spacing w:val="0"/>
          <w:u w:val="none"/>
        </w:rPr>
      </w:pPr>
    </w:p>
    <w:p>
      <w:pPr>
        <w:pStyle w:val="8z1s18"/>
        <w:pBdr>
          <w:bottom/>
        </w:pBdr>
        <w:ind/>
        <w:rPr/>
      </w:pPr>
      <w:r>
        <w:rPr>
          <w:rFonts w:hint="eastAsia"/>
        </w:rPr>
        <w:t>执行</w:t>
      </w:r>
      <w:r>
        <w:rPr>
          <w:rFonts w:hint="eastAsia"/>
        </w:rPr>
        <w:t>生成</w:t>
      </w:r>
      <w:r>
        <w:rPr>
          <w:rFonts w:hint="eastAsia"/>
        </w:rPr>
        <w:t>全部</w:t>
      </w:r>
      <w:r>
        <w:rPr>
          <w:rFonts w:hint="eastAsia"/>
        </w:rPr>
        <w:t>任务</w:t>
      </w:r>
      <w:r>
        <w:rPr/>
        <w:t>脚本</w:t>
      </w:r>
    </w:p>
    <w:p>
      <w:pPr>
        <w:pBdr/>
        <w:snapToGrid/>
        <w:spacing w:line="240"/>
        <w:ind/>
        <w:rPr>
          <w:color/>
        </w:rPr>
      </w:pPr>
      <w:r>
        <w:rPr>
          <w:rFonts w:hint="eastAsia"/>
          <w:i w:val="false"/>
          <w:strike w:val="false"/>
          <w:spacing w:val="0"/>
          <w:u w:val="none"/>
        </w:rPr>
        <w:t>脚本</w:t>
      </w:r>
      <w:r>
        <w:rPr>
          <w:rFonts w:hint="eastAsia"/>
          <w:i w:val="false"/>
          <w:strike w:val="false"/>
          <w:spacing w:val="0"/>
          <w:u w:val="none"/>
        </w:rPr>
        <w:t>目录</w:t>
      </w:r>
      <w:r>
        <w:rPr>
          <w:rFonts w:hint="eastAsia"/>
          <w:i w:val="false"/>
          <w:strike w:val="false"/>
          <w:spacing w:val="0"/>
          <w:u w:val="none"/>
        </w:rPr>
        <w:t>：</w:t>
      </w:r>
      <w:ins w:id="3" w:author="罗义兵" w:date="2026-07-08T13:47:00Z">
        <w:r>
          <w:rPr>
            <w:rFonts w:hint="eastAsia"/>
            <w:i w:val="false"/>
            <w:strike w:val="false"/>
            <w:spacing w:val="0"/>
            <w:u w:val="none"/>
          </w:rPr>
          <w:t>{</w:t>
        </w:r>
        <w:r>
          <w:rPr>
            <w:rFonts w:hint="eastAsia"/>
            <w:i w:val="false"/>
            <w:strike w:val="false"/>
            <w:spacing w:val="0"/>
            <w:u w:val="none"/>
          </w:rPr>
          <w:t>拷贝</w:t>
        </w:r>
        <w:r>
          <w:rPr>
            <w:rFonts w:hint="eastAsia"/>
            <w:i w:val="false"/>
            <w:strike w:val="false"/>
            <w:spacing w:val="0"/>
            <w:u w:val="none"/>
          </w:rPr>
          <w:t>的</w:t>
        </w:r>
        <w:r>
          <w:rPr>
            <w:rFonts w:hint="eastAsia"/>
            <w:i w:val="false"/>
            <w:strike w:val="false"/>
            <w:spacing w:val="0"/>
            <w:u w:val="none"/>
          </w:rPr>
          <w:t>自己</w:t>
        </w:r>
        <w:r>
          <w:rPr>
            <w:rFonts w:hint="eastAsia"/>
            <w:i w:val="false"/>
            <w:strike w:val="false"/>
            <w:spacing w:val="0"/>
            <w:u w:val="none"/>
          </w:rPr>
          <w:t>目录</w:t>
        </w:r>
        <w:r>
          <w:rPr>
            <w:rFonts w:hint="eastAsia"/>
            <w:i w:val="false"/>
            <w:strike w:val="false"/>
            <w:spacing w:val="0"/>
            <w:u w:val="none"/>
          </w:rPr>
          <w:t>}</w:t>
        </w:r>
      </w:ins>
      <w:del w:id="4" w:author="罗义兵" w:date="2026-07-08T13:47:00Z">
        <w:r>
          <w:rPr>
            <w:i w:val="false"/>
            <w:strike w:val="false"/>
            <w:spacing w:val="0"/>
            <w:u w:val="none"/>
          </w:rPr>
          <w:delText>/</w:delText>
        </w:r>
      </w:del>
      <w:del w:id="5" w:author="罗义兵" w:date="2026-07-08T13:47:00Z">
        <w:r>
          <w:rPr>
            <w:i w:val="false"/>
            <w:strike w:val="false"/>
            <w:spacing w:val="0"/>
            <w:u w:val="none"/>
          </w:rPr>
          <w:delText>o</w:delText>
        </w:r>
      </w:del>
      <w:del w:id="6" w:author="罗义兵" w:date="2026-07-08T13:47:00Z">
        <w:r>
          <w:rPr>
            <w:i w:val="false"/>
            <w:strike w:val="false"/>
            <w:spacing w:val="0"/>
            <w:u w:val="none"/>
          </w:rPr>
          <w:delText>p</w:delText>
        </w:r>
      </w:del>
      <w:del w:id="7" w:author="罗义兵" w:date="2026-07-08T13:47:00Z">
        <w:r>
          <w:rPr>
            <w:i w:val="false"/>
            <w:strike w:val="false"/>
            <w:spacing w:val="0"/>
            <w:u w:val="none"/>
          </w:rPr>
          <w:delText>t</w:delText>
        </w:r>
      </w:del>
      <w:del w:id="8" w:author="罗义兵" w:date="2026-07-08T13:47:00Z">
        <w:r>
          <w:rPr>
            <w:i w:val="false"/>
            <w:strike w:val="false"/>
            <w:spacing w:val="0"/>
            <w:u w:val="none"/>
          </w:rPr>
          <w:delText>/</w:delText>
        </w:r>
      </w:del>
      <w:del w:id="9" w:author="罗义兵" w:date="2026-07-08T13:47:00Z">
        <w:r>
          <w:rPr>
            <w:i w:val="false"/>
            <w:strike w:val="false"/>
            <w:spacing w:val="0"/>
            <w:u w:val="none"/>
          </w:rPr>
          <w:delText>e</w:delText>
        </w:r>
      </w:del>
      <w:del w:id="10" w:author="罗义兵" w:date="2026-07-08T13:47:00Z">
        <w:r>
          <w:rPr>
            <w:i w:val="false"/>
            <w:strike w:val="false"/>
            <w:spacing w:val="0"/>
            <w:u w:val="none"/>
          </w:rPr>
          <w:delText>x</w:delText>
        </w:r>
      </w:del>
      <w:del w:id="11" w:author="罗义兵" w:date="2026-07-08T13:47:00Z">
        <w:r>
          <w:rPr>
            <w:i w:val="false"/>
            <w:strike w:val="false"/>
            <w:spacing w:val="0"/>
            <w:u w:val="none"/>
          </w:rPr>
          <w:delText>p</w:delText>
        </w:r>
      </w:del>
      <w:del w:id="12" w:author="罗义兵" w:date="2026-07-08T13:47:00Z">
        <w:r>
          <w:rPr>
            <w:i w:val="false"/>
            <w:strike w:val="false"/>
            <w:spacing w:val="0"/>
            <w:u w:val="none"/>
          </w:rPr>
          <w:delText>-</w:delText>
        </w:r>
      </w:del>
      <w:del w:id="13" w:author="罗义兵" w:date="2026-07-08T13:47:00Z">
        <w:r>
          <w:rPr>
            <w:i w:val="false"/>
            <w:strike w:val="false"/>
            <w:spacing w:val="0"/>
            <w:u w:val="none"/>
          </w:rPr>
          <w:delText>d</w:delText>
        </w:r>
      </w:del>
      <w:del w:id="14" w:author="罗义兵" w:date="2026-07-08T13:47:00Z">
        <w:r>
          <w:rPr>
            <w:i w:val="false"/>
            <w:strike w:val="false"/>
            <w:spacing w:val="0"/>
            <w:u w:val="none"/>
          </w:rPr>
          <w:delText>e</w:delText>
        </w:r>
      </w:del>
      <w:del w:id="15" w:author="罗义兵" w:date="2026-07-08T13:47:00Z">
        <w:r>
          <w:rPr>
            <w:i w:val="false"/>
            <w:strike w:val="false"/>
            <w:spacing w:val="0"/>
            <w:u w:val="none"/>
          </w:rPr>
          <w:delText>p</w:delText>
        </w:r>
      </w:del>
      <w:del w:id="16" w:author="罗义兵" w:date="2026-07-08T13:47:00Z">
        <w:r>
          <w:rPr>
            <w:i w:val="false"/>
            <w:strike w:val="false"/>
            <w:spacing w:val="0"/>
            <w:u w:val="none"/>
          </w:rPr>
          <w:delText>l</w:delText>
        </w:r>
      </w:del>
      <w:del w:id="17" w:author="罗义兵" w:date="2026-07-08T13:47:00Z">
        <w:r>
          <w:rPr>
            <w:i w:val="false"/>
            <w:strike w:val="false"/>
            <w:spacing w:val="0"/>
            <w:u w:val="none"/>
          </w:rPr>
          <w:delText>o</w:delText>
        </w:r>
      </w:del>
      <w:del w:id="18" w:author="罗义兵" w:date="2026-07-08T13:47:00Z">
        <w:r>
          <w:rPr>
            <w:i w:val="false"/>
            <w:strike w:val="false"/>
            <w:spacing w:val="0"/>
            <w:u w:val="none"/>
          </w:rPr>
          <w:delText>y</w:delText>
        </w:r>
      </w:del>
      <w:r>
        <w:rPr>
          <w:rFonts w:hint="eastAsia"/>
          <w:i w:val="false"/>
          <w:strike w:val="false"/>
          <w:spacing w:val="0"/>
          <w:u w:val="none"/>
        </w:rPr>
        <w:t>/</w:t>
      </w:r>
      <w:r>
        <w:rPr>
          <w:color/>
        </w:rPr>
        <w:t>All-task-gen.sh</w:t>
      </w:r>
    </w:p>
    <w:p>
      <w:pPr>
        <w:pBdr>
          <w:bottom/>
        </w:pBdr>
        <w:snapToGrid/>
        <w:spacing w:line="240"/>
        <w:ind/>
        <w:rPr>
          <w:color/>
        </w:rPr>
      </w:pPr>
      <w:r>
        <w:rPr>
          <w:color/>
        </w:rPr>
        <w:drawing>
          <wp:inline distT="0" distB="0" distL="0" distR="0">
            <wp:extent cx="5760085" cy="1566209"/>
            <wp:effectExtent l="0" t="0" r="0" b="0"/>
            <wp:docPr id="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9" name="picture" descr="descript"/>
                    <pic:cNvPicPr/>
                  </pic:nvPicPr>
                  <pic:blipFill rotWithShape="true">
                    <a:blip r:embed="rId4"/>
                    <a:stretch/>
                  </pic:blipFill>
                  <pic:spPr>
                    <a:xfrm>
                      <a:off x="0" y="0"/>
                      <a:ext cx="5760085" cy="1566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snapToGrid/>
        <w:spacing w:line="240"/>
        <w:ind/>
        <w:rPr>
          <w:color/>
        </w:rPr>
      </w:pPr>
      <w:r>
        <w:rPr>
          <w:rFonts w:hint="eastAsia"/>
          <w:color/>
        </w:rPr>
        <w:t>设置</w:t>
      </w:r>
      <w:r>
        <w:rPr>
          <w:rFonts w:hint="eastAsia"/>
          <w:color/>
        </w:rPr>
        <w:t>全局</w:t>
      </w:r>
      <w:r>
        <w:rPr>
          <w:rFonts w:hint="eastAsia"/>
          <w:color/>
        </w:rPr>
        <w:t>和</w:t>
      </w:r>
      <w:r>
        <w:rPr>
          <w:rFonts w:hint="eastAsia"/>
          <w:color/>
        </w:rPr>
        <w:t>环境</w:t>
      </w:r>
      <w:r>
        <w:rPr>
          <w:rFonts w:hint="eastAsia"/>
          <w:color/>
        </w:rPr>
        <w:t>配置</w:t>
      </w:r>
      <w:r>
        <w:rPr>
          <w:rFonts w:hint="eastAsia"/>
          <w:color/>
        </w:rPr>
        <w:t>文件</w:t>
      </w:r>
      <w:r>
        <w:rPr>
          <w:rFonts w:hint="eastAsia"/>
          <w:color/>
        </w:rPr>
        <w:t>完成</w:t>
      </w:r>
      <w:r>
        <w:rPr>
          <w:rFonts w:hint="eastAsia"/>
          <w:color/>
        </w:rPr>
        <w:t>后</w:t>
      </w:r>
      <w:r>
        <w:rPr>
          <w:rFonts w:hint="eastAsia"/>
          <w:color/>
        </w:rPr>
        <w:t>，</w:t>
      </w:r>
      <w:r>
        <w:rPr>
          <w:rFonts w:hint="eastAsia"/>
          <w:color/>
        </w:rPr>
        <w:t>执行</w:t>
      </w:r>
      <w:r>
        <w:rPr>
          <w:rFonts w:hint="eastAsia"/>
          <w:color/>
        </w:rPr>
        <w:t>生成</w:t>
      </w:r>
      <w:r>
        <w:rPr>
          <w:rFonts w:hint="eastAsia"/>
          <w:color/>
        </w:rPr>
        <w:t>任务</w:t>
      </w:r>
      <w:r>
        <w:rPr>
          <w:rFonts w:hint="eastAsia"/>
          <w:color/>
        </w:rPr>
        <w:t>脚本</w:t>
      </w:r>
      <w:r>
        <w:rPr>
          <w:rFonts w:hint="eastAsia"/>
          <w:color/>
        </w:rPr>
        <w:t>，</w:t>
      </w:r>
      <w:r>
        <w:rPr>
          <w:rFonts w:hint="eastAsia"/>
          <w:color/>
        </w:rPr>
        <w:t>会在</w:t>
      </w:r>
      <w:r>
        <w:rPr>
          <w:i w:val="false"/>
          <w:strike w:val="false"/>
          <w:spacing w:val="0"/>
          <w:u w:val="none"/>
        </w:rPr>
        <w:t>task-scripts</w:t>
      </w:r>
      <w:r>
        <w:rPr>
          <w:rFonts w:hint="eastAsia"/>
          <w:i w:val="false"/>
          <w:strike w:val="false"/>
          <w:spacing w:val="0"/>
          <w:u w:val="none"/>
        </w:rPr>
        <w:t>下</w:t>
      </w:r>
      <w:r>
        <w:rPr>
          <w:rFonts w:hint="eastAsia"/>
          <w:i w:val="false"/>
          <w:strike w:val="false"/>
          <w:spacing w:val="0"/>
          <w:u w:val="none"/>
        </w:rPr>
        <w:t>生成</w:t>
      </w:r>
      <w:r>
        <w:rPr>
          <w:rFonts w:hint="eastAsia"/>
          <w:i w:val="false"/>
          <w:strike w:val="false"/>
          <w:spacing w:val="0"/>
          <w:u w:val="none"/>
        </w:rPr>
        <w:t>任务</w:t>
      </w:r>
      <w:r>
        <w:rPr>
          <w:rFonts w:hint="eastAsia"/>
          <w:i w:val="false"/>
          <w:strike w:val="false"/>
          <w:spacing w:val="0"/>
          <w:u w:val="none"/>
        </w:rPr>
        <w:t>脚本</w:t>
      </w:r>
    </w:p>
    <w:p>
      <w:pPr>
        <w:pBdr/>
        <w:snapToGrid/>
        <w:spacing w:line="240"/>
        <w:ind/>
        <w:rPr>
          <w:i w:val="false"/>
          <w:strike w:val="false"/>
          <w:spacing w:val="0"/>
          <w:u w:val="none"/>
        </w:rPr>
      </w:pPr>
      <w:r>
        <w:rPr/>
        <w:drawing>
          <wp:inline distT="0" distB="0" distL="0" distR="0">
            <wp:extent cx="5760085" cy="5760085"/>
            <wp:effectExtent l="0" t="0" r="0" b="0"/>
            <wp:docPr id="11" name="文本框 o9ykiz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uwxe1i"/>
                          <w:rPr>
                            <w:rStyle w:val="yv07zj"/>
                          </w:rPr>
                        </w:pPr>
                        <w:r>
                          <w:rPr>
                            <w:rStyle w:val="yv07zj"/>
                            <w:rFonts w:hint="eastAsia"/>
                          </w:rPr>
                          <w:t>bash</w:t>
                        </w:r>
                        <w:r>
                          <w:rPr>
                            <w:rStyle w:val="yv07zj"/>
                            <w:rFonts w:hint="eastAsia"/>
                          </w:rPr>
                          <w:t xml:space="preserve"> </w:t>
                        </w:r>
                        <w:ins w:id="19" w:author="罗义兵" w:date="2026-07-08T13:49:00Z">
                          <w:r>
                            <w:rPr>
                              <w:rStyle w:val="yv07zj"/>
                            </w:rPr>
                            <w:t>{拷贝的自己目录}</w:t>
                          </w:r>
                        </w:ins>
                        <w:del w:id="20" w:author="罗义兵" w:date="2026-07-08T13:49:00Z">
                          <w:r>
                            <w:rPr>
                              <w:rStyle w:val="yv07zj"/>
                            </w:rPr>
                            <w:delText>/opt/</w:delText>
                          </w:r>
                          <w:r>
                            <w:rPr>
                              <w:rStyle w:val="yv07zj"/>
                            </w:rPr>
                            <w:delText>exp-d</w:delText>
                          </w:r>
                          <w:r>
                            <w:rPr>
                              <w:rStyle w:val="gbwq0a"/>
                            </w:rPr>
                            <w:delText>eploy</w:delText>
                          </w:r>
                        </w:del>
                        <w:r>
                          <w:rPr>
                            <w:rStyle w:val="emna7b"/>
                            <w:rFonts w:hint="eastAsia"/>
                          </w:rPr>
                          <w:t>/</w:t>
                        </w:r>
                        <w:r>
                          <w:rPr>
                            <w:rStyle w:val="yv07zj"/>
                          </w:rPr>
                          <w:t>All-task-gen.sh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numPr/>
        <w:pBdr/>
        <w:snapToGrid/>
        <w:spacing w:line="240"/>
        <w:ind/>
        <w:rPr>
          <w:i w:val="false"/>
          <w:strike w:val="false"/>
          <w:spacing w:val="0"/>
          <w:u w:val="none"/>
        </w:rPr>
      </w:pPr>
      <w:r>
        <w:rPr>
          <w:rFonts w:hint="eastAsia"/>
          <w:i w:val="false"/>
          <w:strike w:val="false"/>
          <w:spacing w:val="0"/>
          <w:u w:val="none"/>
        </w:rPr>
        <w:t>执行日志：</w:t>
      </w:r>
    </w:p>
    <w:p>
      <w:pPr>
        <w:pBdr/>
        <w:snapToGrid/>
        <w:spacing w:line="240"/>
        <w:ind/>
        <w:rPr>
          <w:i w:val="false"/>
          <w:strike w:val="false"/>
          <w:spacing w:val="0"/>
          <w:u w:val="none"/>
        </w:rPr>
      </w:pPr>
      <w:r>
        <w:rPr/>
        <w:drawing>
          <wp:inline distT="0" distB="0" distL="0" distR="0">
            <wp:extent cx="4655185" cy="2608102"/>
            <wp:effectExtent l="0" t="0" r="0" b="0"/>
            <wp:docPr id="13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4" name="picture" descr="descript"/>
                    <pic:cNvPicPr/>
                  </pic:nvPicPr>
                  <pic:blipFill rotWithShape="true">
                    <a:blip r:embed="rId5">
                      <a:extLst/>
                    </a:blip>
                    <a:srcRect/>
                    <a:stretch/>
                  </pic:blipFill>
                  <pic:spPr>
                    <a:xfrm flipH="false" flipV="false">
                      <a:off x="0" y="0"/>
                      <a:ext cx="4655185" cy="2608102"/>
                    </a:xfrm>
                    <a:prstGeom prst="rect">
                      <a:avLst/>
                    </a:prstGeom>
                    <a:ln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Bdr/>
        <w:snapToGrid/>
        <w:spacing w:line="240"/>
        <w:ind/>
        <w:rPr>
          <w:i w:val="false"/>
          <w:strike w:val="false"/>
          <w:spacing w:val="0"/>
          <w:u w:val="none"/>
        </w:rPr>
      </w:pPr>
      <w:r>
        <w:rPr>
          <w:rFonts w:hint="eastAsia"/>
          <w:i w:val="false"/>
          <w:strike w:val="false"/>
          <w:spacing w:val="0"/>
          <w:u w:val="none"/>
        </w:rPr>
        <w:t>预期</w:t>
      </w:r>
      <w:r>
        <w:rPr>
          <w:rFonts w:hint="eastAsia"/>
          <w:i w:val="false"/>
          <w:strike w:val="false"/>
          <w:spacing w:val="0"/>
          <w:u w:val="none"/>
        </w:rPr>
        <w:t>文件</w:t>
      </w:r>
      <w:r>
        <w:rPr>
          <w:rFonts w:hint="eastAsia"/>
          <w:i w:val="false"/>
          <w:strike w:val="false"/>
          <w:spacing w:val="0"/>
          <w:u w:val="none"/>
        </w:rPr>
        <w:t>数量</w:t>
      </w:r>
      <w:r>
        <w:rPr>
          <w:rFonts w:hint="eastAsia"/>
          <w:i w:val="false"/>
          <w:strike w:val="false"/>
          <w:spacing w:val="0"/>
          <w:u w:val="none"/>
        </w:rPr>
        <w:t>如图</w:t>
      </w:r>
      <w:r>
        <w:rPr>
          <w:rFonts w:hint="eastAsia"/>
          <w:i w:val="false"/>
          <w:strike w:val="false"/>
          <w:spacing w:val="0"/>
          <w:u w:val="none"/>
        </w:rPr>
        <w:t>：</w:t>
      </w:r>
    </w:p>
    <w:p>
      <w:pPr>
        <w:pBdr>
          <w:bottom/>
        </w:pBdr>
        <w:snapToGrid/>
        <w:spacing w:line="240"/>
        <w:ind/>
        <w:rPr>
          <w:i w:val="false"/>
          <w:strike w:val="false"/>
          <w:spacing w:val="0"/>
          <w:u w:val="none"/>
        </w:rPr>
      </w:pPr>
      <w:r>
        <w:rPr>
          <w:i w:val="false"/>
          <w:strike w:val="false"/>
          <w:spacing w:val="0"/>
          <w:u w:val="none"/>
        </w:rPr>
        <w:drawing>
          <wp:inline distT="0" distB="0" distL="0" distR="0">
            <wp:extent cx="5760085" cy="3237995"/>
            <wp:effectExtent l="0" t="0" r="0" b="0"/>
            <wp:docPr id="16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7" name="picture" descr="descript"/>
                    <pic:cNvPicPr/>
                  </pic:nvPicPr>
                  <pic:blipFill rotWithShape="true">
                    <a:blip r:embed="rId6"/>
                    <a:stretch/>
                  </pic:blipFill>
                  <pic:spPr>
                    <a:xfrm>
                      <a:off x="0" y="0"/>
                      <a:ext cx="5760085" cy="323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/>
        </w:pBdr>
        <w:snapToGrid/>
        <w:spacing w:line="240"/>
        <w:ind/>
        <w:rPr>
          <w:i w:val="false"/>
          <w:strike w:val="false"/>
          <w:spacing w:val="0"/>
          <w:u w:val="none"/>
        </w:rPr>
      </w:pPr>
      <w:r>
        <w:rPr>
          <w:i w:val="false"/>
          <w:strike w:val="false"/>
          <w:spacing w:val="0"/>
          <w:u w:val="none"/>
        </w:rPr>
        <w:t>hblf2-master03</w:t>
      </w:r>
      <w:r>
        <w:rPr>
          <w:rFonts w:hint="eastAsia"/>
          <w:i w:val="false"/>
          <w:strike w:val="false"/>
          <w:spacing w:val="0"/>
          <w:u w:val="none"/>
        </w:rPr>
        <w:t>和</w:t>
      </w:r>
      <w:r>
        <w:rPr>
          <w:i w:val="false"/>
          <w:strike w:val="false"/>
          <w:spacing w:val="0"/>
          <w:u w:val="none"/>
        </w:rPr>
        <w:t>hblf-mon01</w:t>
      </w:r>
      <w:r>
        <w:rPr>
          <w:i w:val="false"/>
          <w:strike w:val="false"/>
          <w:spacing w:val="0"/>
          <w:u w:val="none"/>
        </w:rPr>
        <w:t>为脚本执行所在主机名</w:t>
      </w:r>
    </w:p>
    <w:p>
      <w:pPr>
        <w:pBdr>
          <w:bottom/>
        </w:pBdr>
        <w:snapToGrid/>
        <w:spacing w:line="240"/>
        <w:ind/>
        <w:rPr>
          <w:i w:val="false"/>
          <w:strike w:val="false"/>
          <w:spacing w:val="0"/>
          <w:u w:val="none"/>
        </w:rPr>
      </w:pPr>
      <w:r>
        <w:rPr>
          <w:b/>
          <w:i w:val="false"/>
          <w:strike w:val="false"/>
          <w:spacing w:val="0"/>
          <w:u w:val="none"/>
        </w:rPr>
        <w:t>Pre-task-1-all.sh</w:t>
      </w:r>
      <w:r>
        <w:rPr>
          <w:rFonts w:hint="eastAsia"/>
          <w:b/>
          <w:i w:val="false"/>
          <w:strike w:val="false"/>
          <w:spacing w:val="0"/>
          <w:u w:val="none"/>
        </w:rPr>
        <w:t>：</w:t>
      </w:r>
      <w:r>
        <w:rPr>
          <w:i w:val="false"/>
          <w:strike w:val="false"/>
          <w:spacing w:val="0"/>
          <w:u w:val="none"/>
        </w:rPr>
        <w:t>下载物料，distributionMode为</w:t>
      </w:r>
      <w:r>
        <w:rPr>
          <w:rFonts w:hint="eastAsia"/>
          <w:i w:val="false"/>
          <w:strike w:val="false"/>
          <w:spacing w:val="0"/>
          <w:u w:val="none"/>
        </w:rPr>
        <w:t>al</w:t>
      </w:r>
      <w:r>
        <w:rPr>
          <w:rFonts w:hint="eastAsia"/>
          <w:i w:val="false"/>
          <w:strike w:val="false"/>
          <w:spacing w:val="0"/>
          <w:u w:val="none"/>
        </w:rPr>
        <w:t>l</w:t>
      </w:r>
      <w:r>
        <w:rPr>
          <w:rFonts w:hint="eastAsia"/>
          <w:i w:val="false"/>
          <w:strike w:val="false"/>
          <w:spacing w:val="0"/>
          <w:u w:val="none"/>
        </w:rPr>
        <w:t>时</w:t>
      </w:r>
      <w:r>
        <w:rPr>
          <w:rFonts w:hint="eastAsia"/>
          <w:i w:val="false"/>
          <w:strike w:val="false"/>
          <w:spacing w:val="0"/>
          <w:u w:val="none"/>
        </w:rPr>
        <w:t>脚本</w:t>
      </w:r>
      <w:r>
        <w:rPr>
          <w:rFonts w:hint="eastAsia"/>
          <w:i w:val="false"/>
          <w:strike w:val="false"/>
          <w:spacing w:val="0"/>
          <w:u w:val="none"/>
        </w:rPr>
        <w:t>名称</w:t>
      </w:r>
      <w:r>
        <w:rPr>
          <w:rFonts w:hint="eastAsia"/>
          <w:i w:val="false"/>
          <w:strike w:val="false"/>
          <w:spacing w:val="0"/>
          <w:u w:val="none"/>
        </w:rPr>
        <w:t>为</w:t>
      </w:r>
      <w:r>
        <w:rPr>
          <w:i w:val="false"/>
          <w:strike w:val="false"/>
          <w:spacing w:val="0"/>
          <w:u w:val="none"/>
        </w:rPr>
        <w:t>Pre-task-1-all.sh，image</w:t>
      </w:r>
      <w:r>
        <w:rPr>
          <w:rFonts w:hint="eastAsia"/>
          <w:i w:val="false"/>
          <w:strike w:val="false"/>
          <w:spacing w:val="0"/>
          <w:u w:val="none"/>
        </w:rPr>
        <w:t>时</w:t>
      </w:r>
      <w:r>
        <w:rPr>
          <w:i w:val="false"/>
          <w:strike w:val="false"/>
          <w:spacing w:val="0"/>
          <w:u w:val="none"/>
        </w:rPr>
        <w:t>为Pre-task-1-image.sh，model</w:t>
      </w:r>
      <w:r>
        <w:rPr>
          <w:i w:val="false"/>
          <w:strike w:val="false"/>
          <w:spacing w:val="0"/>
          <w:u w:val="none"/>
        </w:rPr>
        <w:t>时</w:t>
      </w:r>
      <w:r>
        <w:rPr>
          <w:i w:val="false"/>
          <w:strike w:val="false"/>
          <w:spacing w:val="0"/>
          <w:u w:val="none"/>
        </w:rPr>
        <w:t>为Pre-task-1-model.sh</w:t>
      </w:r>
    </w:p>
    <w:p>
      <w:pPr>
        <w:pBdr>
          <w:bottom/>
        </w:pBdr>
        <w:snapToGrid/>
        <w:spacing w:line="240"/>
        <w:ind/>
        <w:rPr>
          <w:i w:val="false"/>
          <w:strike w:val="false"/>
          <w:spacing w:val="0"/>
          <w:u w:val="none"/>
        </w:rPr>
      </w:pPr>
      <w:r>
        <w:rPr>
          <w:b/>
          <w:i w:val="false"/>
          <w:strike w:val="false"/>
          <w:spacing w:val="0"/>
          <w:u w:val="none"/>
        </w:rPr>
        <w:t>Pre-task-1-check-all.sh：</w:t>
      </w:r>
      <w:r>
        <w:rPr>
          <w:i w:val="false"/>
          <w:strike w:val="false"/>
          <w:spacing w:val="0"/>
          <w:u w:val="none"/>
        </w:rPr>
        <w:t>检擦物料下载情况，</w:t>
      </w:r>
      <w:r>
        <w:rPr>
          <w:i w:val="false"/>
          <w:strike w:val="false"/>
          <w:spacing w:val="0"/>
          <w:u w:val="none"/>
        </w:rPr>
        <w:t>distributionMode为</w:t>
      </w:r>
      <w:r>
        <w:rPr>
          <w:rFonts w:hint="eastAsia"/>
          <w:i w:val="false"/>
          <w:strike w:val="false"/>
          <w:spacing w:val="0"/>
          <w:u w:val="none"/>
        </w:rPr>
        <w:t>all时脚本名称为</w:t>
      </w:r>
      <w:r>
        <w:rPr>
          <w:i w:val="false"/>
          <w:strike w:val="false"/>
          <w:spacing w:val="0"/>
          <w:u w:val="none"/>
        </w:rPr>
        <w:t>Pre-task-1</w:t>
      </w:r>
      <w:r>
        <w:rPr>
          <w:rFonts w:hint="eastAsia"/>
          <w:i w:val="false"/>
          <w:strike w:val="false"/>
          <w:spacing w:val="0"/>
          <w:u w:val="none"/>
        </w:rPr>
        <w:t>-</w:t>
      </w:r>
      <w:r>
        <w:rPr>
          <w:rFonts w:hint="eastAsia"/>
          <w:i w:val="false"/>
          <w:strike w:val="false"/>
          <w:spacing w:val="0"/>
          <w:u w:val="none"/>
        </w:rPr>
        <w:t>check</w:t>
      </w:r>
      <w:r>
        <w:rPr>
          <w:i w:val="false"/>
          <w:strike w:val="false"/>
          <w:spacing w:val="0"/>
          <w:u w:val="none"/>
        </w:rPr>
        <w:t>-all.sh，image</w:t>
      </w:r>
      <w:r>
        <w:rPr>
          <w:rFonts w:hint="eastAsia"/>
          <w:i w:val="false"/>
          <w:strike w:val="false"/>
          <w:spacing w:val="0"/>
          <w:u w:val="none"/>
        </w:rPr>
        <w:t>时</w:t>
      </w:r>
      <w:r>
        <w:rPr>
          <w:i w:val="false"/>
          <w:strike w:val="false"/>
          <w:spacing w:val="0"/>
          <w:u w:val="none"/>
        </w:rPr>
        <w:t>为Pre-task-1</w:t>
      </w:r>
      <w:r>
        <w:rPr>
          <w:rFonts w:hint="eastAsia"/>
          <w:i w:val="false"/>
          <w:strike w:val="false"/>
          <w:spacing w:val="0"/>
          <w:u w:val="none"/>
        </w:rPr>
        <w:t>-check</w:t>
      </w:r>
      <w:r>
        <w:rPr>
          <w:i w:val="false"/>
          <w:strike w:val="false"/>
          <w:spacing w:val="0"/>
          <w:u w:val="none"/>
        </w:rPr>
        <w:t>-image.sh，model时为Pre-task-1</w:t>
      </w:r>
      <w:r>
        <w:rPr>
          <w:i w:val="false"/>
          <w:strike w:val="false"/>
          <w:spacing w:val="0"/>
          <w:u w:val="none"/>
        </w:rPr>
        <w:t>-check</w:t>
      </w:r>
      <w:r>
        <w:rPr>
          <w:i w:val="false"/>
          <w:strike w:val="false"/>
          <w:spacing w:val="0"/>
          <w:u w:val="none"/>
        </w:rPr>
        <w:t>-model.sh</w:t>
      </w:r>
    </w:p>
    <w:p>
      <w:pPr>
        <w:pBdr>
          <w:bottom/>
        </w:pBdr>
        <w:snapToGrid/>
        <w:spacing w:line="240"/>
        <w:ind/>
        <w:rPr>
          <w:i w:val="false"/>
          <w:strike w:val="false"/>
          <w:spacing w:val="0"/>
          <w:u w:val="none"/>
        </w:rPr>
      </w:pPr>
      <w:r>
        <w:rPr>
          <w:b/>
          <w:i w:val="false"/>
          <w:strike w:val="false"/>
          <w:spacing w:val="0"/>
          <w:u w:val="none"/>
        </w:rPr>
        <w:t>Pre-task-2.sh：</w:t>
      </w:r>
      <w:r>
        <w:rPr>
          <w:i w:val="false"/>
          <w:strike w:val="false"/>
          <w:spacing w:val="0"/>
          <w:u w:val="none"/>
        </w:rPr>
        <w:t>准备模型配置文件</w:t>
      </w:r>
    </w:p>
    <w:p>
      <w:pPr>
        <w:pBdr>
          <w:bottom/>
        </w:pBdr>
        <w:snapToGrid/>
        <w:spacing w:line="240"/>
        <w:ind/>
        <w:rPr/>
      </w:pPr>
      <w:r>
        <w:rPr>
          <w:b/>
          <w:i w:val="false"/>
          <w:strike w:val="false"/>
          <w:spacing w:val="0"/>
          <w:u w:val="none"/>
        </w:rPr>
        <w:t xml:space="preserve">Pre-task-3.sh： </w:t>
      </w:r>
      <w:r>
        <w:rPr>
          <w:i w:val="false"/>
          <w:strike w:val="false"/>
          <w:spacing w:val="0"/>
          <w:u w:val="none"/>
        </w:rPr>
        <w:t>创建oneapi渠道</w:t>
      </w:r>
    </w:p>
    <w:p>
      <w:pPr>
        <w:pBdr>
          <w:bottom/>
        </w:pBdr>
        <w:snapToGrid/>
        <w:spacing w:line="240"/>
        <w:ind/>
        <w:rPr/>
      </w:pPr>
      <w:r>
        <w:rPr>
          <w:b/>
          <w:i w:val="false"/>
          <w:strike w:val="false"/>
          <w:spacing w:val="0"/>
          <w:u w:val="none"/>
        </w:rPr>
        <w:t xml:space="preserve">Pre-task-4-label-node.sh： </w:t>
      </w:r>
      <w:r>
        <w:rPr>
          <w:i w:val="false"/>
          <w:strike w:val="false"/>
          <w:spacing w:val="0"/>
          <w:u w:val="none"/>
        </w:rPr>
        <w:t>为节点打标签</w:t>
      </w:r>
    </w:p>
    <w:p>
      <w:pPr>
        <w:pBdr>
          <w:bottom/>
        </w:pBdr>
        <w:snapToGrid/>
        <w:spacing w:line="240"/>
        <w:ind/>
        <w:rPr/>
      </w:pPr>
      <w:r>
        <w:rPr>
          <w:b/>
          <w:i w:val="false"/>
          <w:strike w:val="false"/>
          <w:spacing w:val="0"/>
          <w:u w:val="none"/>
        </w:rPr>
        <w:t>Pre-task-5-clb-nginx.sh：</w:t>
      </w:r>
      <w:r>
        <w:rPr>
          <w:i w:val="false"/>
          <w:strike w:val="false"/>
          <w:spacing w:val="0"/>
          <w:u w:val="none"/>
        </w:rPr>
        <w:t>配置clb nginx</w:t>
      </w:r>
    </w:p>
    <w:p>
      <w:pPr>
        <w:pBdr>
          <w:bottom/>
        </w:pBdr>
        <w:snapToGrid/>
        <w:spacing w:line="240"/>
        <w:ind/>
        <w:rPr/>
      </w:pPr>
      <w:r>
        <w:rPr>
          <w:b/>
          <w:i w:val="false"/>
          <w:strike w:val="false"/>
          <w:spacing w:val="0"/>
          <w:u w:val="none"/>
        </w:rPr>
        <w:t xml:space="preserve">Pre-task-5-dns-record.sh： </w:t>
      </w:r>
      <w:r>
        <w:rPr>
          <w:i w:val="false"/>
          <w:strike w:val="false"/>
          <w:spacing w:val="0"/>
          <w:u w:val="none"/>
        </w:rPr>
        <w:t>创建dns</w:t>
      </w:r>
    </w:p>
    <w:p>
      <w:pPr>
        <w:pBdr>
          <w:bottom/>
        </w:pBdr>
        <w:snapToGrid/>
        <w:spacing w:line="240"/>
        <w:ind/>
        <w:rPr/>
      </w:pPr>
      <w:r>
        <w:rPr>
          <w:b/>
          <w:i w:val="false"/>
          <w:strike w:val="false"/>
          <w:spacing w:val="0"/>
          <w:u w:val="none"/>
        </w:rPr>
        <w:t xml:space="preserve">Pre-task-5-idc-nginx.sh： </w:t>
      </w:r>
      <w:r>
        <w:rPr>
          <w:i w:val="false"/>
          <w:strike w:val="false"/>
          <w:spacing w:val="0"/>
          <w:u w:val="none"/>
        </w:rPr>
        <w:t>配置机房nginx</w:t>
      </w:r>
    </w:p>
    <w:p>
      <w:pPr>
        <w:pBdr>
          <w:bottom/>
        </w:pBdr>
        <w:snapToGrid/>
        <w:spacing w:line="240"/>
        <w:ind/>
        <w:rPr/>
      </w:pPr>
      <w:r>
        <w:rPr>
          <w:b/>
          <w:i w:val="false"/>
          <w:strike w:val="false"/>
          <w:spacing w:val="0"/>
          <w:u w:val="none"/>
        </w:rPr>
        <w:t xml:space="preserve">Deploy-task-1.sh： </w:t>
      </w:r>
      <w:r>
        <w:rPr>
          <w:i w:val="false"/>
          <w:strike w:val="false"/>
          <w:spacing w:val="0"/>
          <w:u w:val="none"/>
        </w:rPr>
        <w:t>helm部署</w:t>
      </w:r>
    </w:p>
    <w:p>
      <w:pPr>
        <w:pBdr>
          <w:bottom/>
        </w:pBdr>
        <w:snapToGrid/>
        <w:spacing w:line="240"/>
        <w:ind/>
        <w:rPr/>
      </w:pPr>
      <w:r>
        <w:rPr>
          <w:b/>
          <w:i w:val="false"/>
          <w:strike w:val="false"/>
          <w:spacing w:val="0"/>
          <w:u w:val="none"/>
        </w:rPr>
        <w:t xml:space="preserve">Deploy-task-1-yure.sh： </w:t>
      </w:r>
      <w:r>
        <w:rPr>
          <w:rFonts w:hint="eastAsia"/>
          <w:i w:val="false"/>
          <w:strike w:val="false"/>
          <w:spacing w:val="0"/>
          <w:u w:val="none"/>
        </w:rPr>
        <w:t>模型</w:t>
      </w:r>
      <w:r>
        <w:rPr>
          <w:i w:val="false"/>
          <w:strike w:val="false"/>
          <w:spacing w:val="0"/>
          <w:u w:val="none"/>
        </w:rPr>
        <w:t>预热</w:t>
      </w:r>
    </w:p>
    <w:p>
      <w:pPr>
        <w:pBdr>
          <w:bottom/>
        </w:pBdr>
        <w:snapToGrid/>
        <w:spacing w:line="240"/>
        <w:ind/>
        <w:rPr/>
      </w:pPr>
      <w:r>
        <w:rPr>
          <w:b/>
          <w:i w:val="false"/>
          <w:strike w:val="false"/>
          <w:spacing w:val="0"/>
          <w:u w:val="none"/>
        </w:rPr>
        <w:t xml:space="preserve">Deploy-task-2.sh： </w:t>
      </w:r>
      <w:r>
        <w:rPr>
          <w:i w:val="false"/>
          <w:strike w:val="false"/>
          <w:spacing w:val="0"/>
          <w:u w:val="none"/>
        </w:rPr>
        <w:t>添加</w:t>
      </w:r>
      <w:r>
        <w:rPr>
          <w:rFonts w:hint="eastAsia"/>
          <w:i w:val="false"/>
          <w:strike w:val="false"/>
          <w:spacing w:val="0"/>
          <w:u w:val="none"/>
        </w:rPr>
        <w:t>监控</w:t>
      </w:r>
      <w:r>
        <w:rPr>
          <w:i w:val="false"/>
          <w:strike w:val="false"/>
          <w:spacing w:val="0"/>
          <w:u w:val="none"/>
        </w:rPr>
        <w:t>数据库</w:t>
      </w:r>
    </w:p>
    <w:p>
      <w:pPr>
        <w:pBdr>
          <w:bottom/>
        </w:pBdr>
        <w:snapToGrid/>
        <w:spacing w:line="240"/>
        <w:ind/>
        <w:rPr/>
      </w:pPr>
      <w:r>
        <w:rPr>
          <w:b/>
          <w:i w:val="false"/>
          <w:strike w:val="false"/>
          <w:spacing w:val="0"/>
          <w:u w:val="none"/>
        </w:rPr>
        <w:t xml:space="preserve">Deploy-task-3-private.sh： </w:t>
      </w:r>
      <w:r>
        <w:rPr>
          <w:i w:val="false"/>
          <w:strike w:val="false"/>
          <w:spacing w:val="0"/>
          <w:u w:val="none"/>
        </w:rPr>
        <w:t>内网测试</w:t>
      </w:r>
      <w:r>
        <w:rPr>
          <w:rFonts w:hint="eastAsia"/>
          <w:i w:val="false"/>
          <w:strike w:val="false"/>
          <w:spacing w:val="0"/>
          <w:u w:val="none"/>
        </w:rPr>
        <w:t>api</w:t>
      </w:r>
    </w:p>
    <w:p>
      <w:pPr>
        <w:pBdr>
          <w:bottom/>
        </w:pBdr>
        <w:snapToGrid/>
        <w:spacing w:line="240"/>
        <w:ind/>
        <w:rPr/>
      </w:pPr>
      <w:r>
        <w:rPr>
          <w:b/>
          <w:i w:val="false"/>
          <w:strike w:val="false"/>
          <w:spacing w:val="0"/>
          <w:u w:val="none"/>
        </w:rPr>
        <w:t xml:space="preserve">Deploy-task-3-public.sh： </w:t>
      </w:r>
      <w:r>
        <w:rPr>
          <w:i w:val="false"/>
          <w:strike w:val="false"/>
          <w:spacing w:val="0"/>
          <w:u w:val="none"/>
        </w:rPr>
        <w:t>公网测试</w:t>
      </w:r>
      <w:r>
        <w:rPr>
          <w:i w:val="false"/>
          <w:strike w:val="false"/>
          <w:spacing w:val="0"/>
          <w:u w:val="none"/>
        </w:rPr>
        <w:t>api</w:t>
      </w:r>
    </w:p>
    <w:p>
      <w:pPr>
        <w:pBdr>
          <w:bottom/>
        </w:pBdr>
        <w:snapToGrid/>
        <w:spacing w:line="240"/>
        <w:ind/>
        <w:rPr>
          <w:i w:val="false"/>
          <w:strike w:val="false"/>
          <w:spacing w:val="0"/>
          <w:u w:val="none"/>
        </w:rPr>
      </w:pPr>
      <w:r>
        <w:rPr>
          <w:b/>
          <w:i w:val="false"/>
          <w:strike w:val="false"/>
          <w:spacing w:val="0"/>
          <w:u w:val="none"/>
        </w:rPr>
        <w:t xml:space="preserve">model-5514-slow.yaml： </w:t>
      </w:r>
      <w:r>
        <w:rPr>
          <w:i w:val="false"/>
          <w:strike w:val="false"/>
          <w:spacing w:val="0"/>
          <w:u w:val="none"/>
        </w:rPr>
        <w:t>客户部署模型的yaml文件</w:t>
      </w:r>
    </w:p>
    <w:p>
      <w:pPr>
        <w:pBdr>
          <w:bottom/>
        </w:pBdr>
        <w:snapToGrid/>
        <w:spacing w:line="240"/>
        <w:ind/>
        <w:rPr>
          <w:i w:val="false"/>
          <w:strike w:val="false"/>
          <w:spacing w:val="0"/>
          <w:u w:val="none"/>
        </w:rPr>
      </w:pPr>
      <w:r>
        <w:rPr>
          <w:b/>
          <w:i w:val="false"/>
          <w:strike w:val="false"/>
          <w:spacing w:val="0"/>
          <w:u w:val="none"/>
        </w:rPr>
        <w:t xml:space="preserve">HY-V3-FP8-AS_FAST_AW_128k-hosts.txt： </w:t>
      </w:r>
      <w:r>
        <w:rPr>
          <w:i w:val="false"/>
          <w:strike w:val="false"/>
          <w:spacing w:val="0"/>
          <w:u w:val="none"/>
        </w:rPr>
        <w:t>内容为部署GPU节点IP</w:t>
      </w:r>
    </w:p>
    <w:p>
      <w:pPr>
        <w:pStyle w:val="uwxe1i"/>
        <w:numPr/>
        <w:pBdr>
          <w:bottom/>
        </w:pBdr>
        <w:ind/>
        <w:rPr>
          <w:rStyle w:val="w1zgcb"/>
        </w:rPr>
      </w:pPr>
    </w:p>
    <w:p>
      <w:pPr>
        <w:pStyle w:val="llemnx"/>
        <w:rPr/>
      </w:pPr>
      <w:r>
        <w:rPr/>
        <w:t>配置</w:t>
      </w:r>
      <w:r>
        <w:rPr>
          <w:rFonts w:hint="eastAsia"/>
        </w:rPr>
        <w:t>执行</w:t>
      </w:r>
    </w:p>
    <w:p>
      <w:pPr>
        <w:pStyle w:val="8z1s18"/>
        <w:pBdr/>
        <w:ind/>
        <w:rPr>
          <w:rFonts w:hint="eastAsia"/>
        </w:rPr>
      </w:pPr>
      <w:r>
        <w:rPr>
          <w:rFonts w:hint="eastAsia"/>
        </w:rPr>
        <w:t>任务</w:t>
      </w:r>
      <w:r>
        <w:rPr>
          <w:rFonts w:hint="eastAsia"/>
        </w:rPr>
        <w:t>一</w:t>
      </w:r>
      <w:r>
        <w:rPr>
          <w:rFonts w:hint="eastAsia"/>
        </w:rPr>
        <w:t>：</w:t>
      </w:r>
      <w:r>
        <w:rPr>
          <w:rFonts w:hint="eastAsia"/>
        </w:rPr>
        <w:t>物料</w:t>
      </w:r>
      <w:r>
        <w:rPr>
          <w:rFonts w:hint="eastAsia"/>
        </w:rPr>
        <w:t>获取</w:t>
      </w:r>
      <w:r>
        <w:rPr>
          <w:rFonts w:hint="eastAsia"/>
        </w:rPr>
        <w:t>及</w:t>
      </w:r>
      <w:r>
        <w:rPr>
          <w:rFonts w:hint="eastAsia"/>
        </w:rPr>
        <w:t>分发</w:t>
      </w: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0</w:t>
      </w:r>
      <w:r>
        <w:rPr>
          <w:rFonts w:hint="eastAsia"/>
        </w:rPr>
        <w:t>分钟</w:t>
      </w:r>
      <w:r>
        <w:rPr>
          <w:rFonts w:hint="eastAsia"/>
        </w:rPr>
        <w:t>）</w:t>
      </w:r>
    </w:p>
    <w:p>
      <w:pPr>
        <w:pStyle w:val="ablt93"/>
        <w:numPr>
          <w:ilvl w:val="0"/>
          <w:numId w:val="4"/>
        </w:numPr>
        <w:pBdr/>
        <w:ind/>
        <w:rPr>
          <w:rFonts w:hint="eastAsia"/>
          <w:i w:val="false"/>
          <w:strike w:val="false"/>
          <w:spacing w:val="0"/>
          <w:u w:val="none"/>
        </w:rPr>
      </w:pPr>
      <w:r>
        <w:rPr>
          <w:rFonts w:hint="eastAsia"/>
          <w:i w:val="false"/>
          <w:strike w:val="false"/>
          <w:spacing w:val="0"/>
          <w:u w:val="none"/>
        </w:rPr>
        <w:t>执行</w:t>
      </w:r>
      <w:r>
        <w:rPr>
          <w:rFonts w:hint="eastAsia"/>
          <w:i w:val="false"/>
          <w:strike w:val="false"/>
          <w:spacing w:val="0"/>
          <w:u w:val="none"/>
        </w:rPr>
        <w:t>全部</w:t>
      </w:r>
      <w:r>
        <w:rPr>
          <w:rFonts w:hint="eastAsia"/>
          <w:i w:val="false"/>
          <w:strike w:val="false"/>
          <w:spacing w:val="0"/>
          <w:u w:val="none"/>
        </w:rPr>
        <w:t>任务</w:t>
      </w:r>
      <w:r>
        <w:rPr>
          <w:rFonts w:hint="eastAsia"/>
          <w:i w:val="false"/>
          <w:strike w:val="false"/>
          <w:spacing w:val="0"/>
          <w:u w:val="none"/>
        </w:rPr>
        <w:t>脚本</w:t>
      </w:r>
      <w:r>
        <w:rPr>
          <w:rFonts w:hint="eastAsia"/>
          <w:i w:val="false"/>
          <w:strike w:val="false"/>
          <w:spacing w:val="0"/>
          <w:u w:val="none"/>
        </w:rPr>
        <w:t>后</w:t>
      </w:r>
      <w:r>
        <w:rPr>
          <w:rFonts w:hint="eastAsia"/>
          <w:i w:val="false"/>
          <w:strike w:val="false"/>
          <w:spacing w:val="0"/>
          <w:u w:val="none"/>
        </w:rPr>
        <w:t>，</w:t>
      </w:r>
      <w:r>
        <w:rPr>
          <w:rFonts w:hint="eastAsia"/>
          <w:i w:val="false"/>
          <w:strike w:val="false"/>
          <w:spacing w:val="0"/>
          <w:u w:val="none"/>
        </w:rPr>
        <w:t>把</w:t>
      </w:r>
      <w:r>
        <w:rPr>
          <w:rFonts w:hint="eastAsia"/>
          <w:i w:val="false"/>
          <w:strike w:val="false"/>
          <w:spacing w:val="0"/>
          <w:u w:val="none"/>
        </w:rPr>
        <w:t>hblf2-master03</w:t>
      </w:r>
      <w:r>
        <w:rPr>
          <w:rFonts w:hint="eastAsia"/>
          <w:i w:val="false"/>
          <w:strike w:val="false"/>
          <w:spacing w:val="0"/>
          <w:u w:val="none"/>
        </w:rPr>
        <w:t>（</w:t>
      </w:r>
      <w:r>
        <w:rPr>
          <w:rFonts w:hint="eastAsia"/>
          <w:i w:val="false"/>
          <w:strike w:val="false"/>
          <w:spacing w:val="0"/>
          <w:u w:val="none"/>
        </w:rPr>
        <w:t>韶关</w:t>
      </w:r>
      <w:r>
        <w:rPr>
          <w:rFonts w:hint="eastAsia"/>
          <w:i w:val="false"/>
          <w:strike w:val="false"/>
          <w:spacing w:val="0"/>
          <w:u w:val="none"/>
        </w:rPr>
        <w:t>为</w:t>
      </w:r>
      <w:r>
        <w:rPr>
          <w:i w:val="false"/>
          <w:strike w:val="false"/>
          <w:spacing w:val="0"/>
          <w:u w:val="none"/>
        </w:rPr>
        <w:t>gdsg</w:t>
      </w:r>
      <w:r>
        <w:rPr>
          <w:rStyle w:val="ll1q9t"/>
        </w:rPr>
        <w:t>2-master03</w:t>
      </w:r>
      <w:r>
        <w:rPr>
          <w:rFonts w:hint="eastAsia"/>
          <w:i w:val="false"/>
          <w:strike w:val="false"/>
          <w:spacing w:val="0"/>
          <w:u w:val="none"/>
        </w:rPr>
        <w:t>）</w:t>
      </w:r>
      <w:r>
        <w:rPr>
          <w:rFonts w:hint="eastAsia"/>
          <w:i w:val="false"/>
          <w:strike w:val="false"/>
          <w:spacing w:val="0"/>
          <w:u w:val="none"/>
        </w:rPr>
        <w:t>中</w:t>
      </w:r>
      <w:r>
        <w:rPr>
          <w:rFonts w:hint="eastAsia"/>
          <w:i w:val="false"/>
          <w:strike w:val="false"/>
          <w:spacing w:val="0"/>
          <w:u w:val="none"/>
        </w:rPr>
        <w:t>的</w:t>
      </w:r>
      <w:r>
        <w:rPr>
          <w:rFonts w:hint="eastAsia"/>
          <w:i w:val="false"/>
          <w:strike w:val="false"/>
          <w:spacing w:val="0"/>
          <w:u w:val="none"/>
        </w:rPr>
        <w:t>脚本</w:t>
      </w:r>
      <w:r>
        <w:rPr>
          <w:rFonts w:hint="eastAsia"/>
          <w:i w:val="false"/>
          <w:strike w:val="false"/>
          <w:spacing w:val="0"/>
          <w:u w:val="none"/>
        </w:rPr>
        <w:t>复制</w:t>
      </w:r>
      <w:r>
        <w:rPr>
          <w:rFonts w:hint="eastAsia"/>
          <w:i w:val="false"/>
          <w:strike w:val="false"/>
          <w:spacing w:val="0"/>
          <w:u w:val="none"/>
        </w:rPr>
        <w:t>到</w:t>
      </w:r>
      <w:r>
        <w:rPr>
          <w:rFonts w:hint="eastAsia"/>
          <w:i w:val="false"/>
          <w:strike w:val="false"/>
          <w:color w:val="FF0000"/>
          <w:spacing w:val="0"/>
          <w:u w:val="none"/>
        </w:rPr>
        <w:t>物料分发节点</w:t>
      </w:r>
      <w:r>
        <w:rPr>
          <w:rFonts w:hint="eastAsia"/>
          <w:i w:val="false"/>
          <w:strike w:val="false"/>
          <w:color w:val="FF0000"/>
          <w:spacing w:val="0"/>
          <w:u w:val="none"/>
        </w:rPr>
        <w:t>(</w:t>
      </w:r>
      <w:r>
        <w:rPr>
          <w:rFonts w:hint="eastAsia"/>
          <w:i w:val="false"/>
          <w:strike w:val="false"/>
          <w:color w:val="FF0000"/>
          <w:spacing w:val="0"/>
          <w:u w:val="none"/>
        </w:rPr>
        <w:t>hblf2-master03</w:t>
      </w:r>
      <w:r>
        <w:rPr>
          <w:rFonts w:hint="eastAsia"/>
          <w:i w:val="false"/>
          <w:strike w:val="false"/>
          <w:color w:val="FF0000"/>
          <w:spacing w:val="0"/>
          <w:u w:val="none"/>
        </w:rPr>
        <w:t>)</w:t>
      </w:r>
      <w:r>
        <w:rPr>
          <w:rFonts w:hint="eastAsia"/>
          <w:i w:val="false"/>
          <w:strike w:val="false"/>
          <w:spacing w:val="0"/>
          <w:u w:val="none"/>
        </w:rPr>
        <w:t>，</w:t>
      </w:r>
      <w:r>
        <w:rPr>
          <w:rFonts w:hint="eastAsia"/>
          <w:i w:val="false"/>
          <w:strike w:val="false"/>
          <w:spacing w:val="0"/>
          <w:u w:val="none"/>
        </w:rPr>
        <w:t>目录</w:t>
      </w:r>
      <w:r>
        <w:rPr>
          <w:rFonts w:hint="eastAsia"/>
          <w:i w:val="false"/>
          <w:strike w:val="false"/>
          <w:spacing w:val="0"/>
          <w:u w:val="none"/>
        </w:rPr>
        <w:t>可</w:t>
      </w:r>
      <w:r>
        <w:rPr>
          <w:rFonts w:hint="eastAsia"/>
          <w:i w:val="false"/>
          <w:strike w:val="false"/>
          <w:spacing w:val="0"/>
          <w:u w:val="none"/>
        </w:rPr>
        <w:t>自定义</w:t>
      </w:r>
      <w:r>
        <w:rPr>
          <w:rFonts w:hint="eastAsia"/>
          <w:i w:val="false"/>
          <w:strike w:val="false"/>
          <w:spacing w:val="0"/>
          <w:u w:val="none"/>
        </w:rPr>
        <w:t>，</w:t>
      </w:r>
      <w:r>
        <w:rPr>
          <w:rFonts w:hint="eastAsia"/>
          <w:i w:val="false"/>
          <w:strike w:val="false"/>
          <w:spacing w:val="0"/>
          <w:u w:val="none"/>
        </w:rPr>
        <w:t>建议</w:t>
      </w:r>
      <w:r>
        <w:rPr>
          <w:rFonts w:hint="eastAsia"/>
          <w:i w:val="false"/>
          <w:strike w:val="false"/>
          <w:spacing w:val="0"/>
          <w:u w:val="none"/>
        </w:rPr>
        <w:t>统一</w:t>
      </w:r>
      <w:r>
        <w:rPr>
          <w:rFonts w:hint="eastAsia"/>
          <w:i w:val="false"/>
          <w:strike w:val="false"/>
          <w:spacing w:val="0"/>
          <w:u w:val="none"/>
        </w:rPr>
        <w:t>放到</w:t>
      </w:r>
      <w:r>
        <w:rPr>
          <w:i w:val="false"/>
          <w:strike w:val="false"/>
          <w:spacing w:val="0"/>
          <w:u w:val="none"/>
        </w:rPr>
        <w:t>/root/wyh/model-task</w:t>
      </w:r>
      <w:r>
        <w:rPr>
          <w:rFonts w:hint="eastAsia"/>
          <w:i w:val="false"/>
          <w:strike w:val="false"/>
          <w:spacing w:val="0"/>
          <w:u w:val="none"/>
        </w:rPr>
        <w:t>下</w:t>
      </w:r>
      <w:r>
        <w:rPr>
          <w:rFonts w:hint="eastAsia"/>
          <w:i w:val="false"/>
          <w:strike w:val="false"/>
          <w:spacing w:val="0"/>
          <w:u w:val="none"/>
        </w:rPr>
        <w:t>，</w:t>
      </w:r>
      <w:r>
        <w:rPr>
          <w:rFonts w:hint="eastAsia"/>
          <w:i w:val="false"/>
          <w:strike w:val="false"/>
          <w:spacing w:val="0"/>
          <w:u w:val="none"/>
        </w:rPr>
        <w:t>例如</w:t>
      </w:r>
      <w:r>
        <w:rPr>
          <w:rFonts w:hint="eastAsia"/>
          <w:i w:val="false"/>
          <w:strike w:val="false"/>
          <w:spacing w:val="0"/>
          <w:u w:val="none"/>
        </w:rPr>
        <w:t>廊坊</w:t>
      </w:r>
      <w:r>
        <w:rPr>
          <w:rFonts w:hint="eastAsia"/>
          <w:i w:val="false"/>
          <w:strike w:val="false"/>
          <w:spacing w:val="0"/>
          <w:u w:val="none"/>
        </w:rPr>
        <w:t>：</w:t>
      </w:r>
      <w:r>
        <w:rPr>
          <w:rFonts w:hint="eastAsia"/>
          <w:i w:val="false"/>
          <w:strike w:val="false"/>
          <w:spacing w:val="0"/>
          <w:u w:val="none"/>
        </w:rPr>
        <w:t>需要将hblf-mon01目录下的</w:t>
      </w:r>
      <w:r>
        <w:rPr>
          <w:rFonts w:hint="eastAsia"/>
          <w:i w:val="false"/>
          <w:strike w:val="false"/>
          <w:spacing w:val="0"/>
          <w:u w:val="none"/>
        </w:rPr>
        <w:t>全部</w:t>
      </w:r>
      <w:r>
        <w:rPr>
          <w:rFonts w:hint="eastAsia"/>
          <w:i w:val="false"/>
          <w:strike w:val="false"/>
          <w:spacing w:val="0"/>
          <w:u w:val="none"/>
        </w:rPr>
        <w:t>文件</w:t>
      </w:r>
      <w:r>
        <w:rPr>
          <w:rFonts w:hint="eastAsia"/>
          <w:i w:val="false"/>
          <w:strike w:val="false"/>
          <w:spacing w:val="0"/>
          <w:u w:val="none"/>
        </w:rPr>
        <w:t>复制到</w:t>
      </w:r>
      <w:r>
        <w:rPr>
          <w:i w:val="false"/>
          <w:strike w:val="false"/>
          <w:spacing w:val="0"/>
          <w:u w:val="none"/>
        </w:rPr>
        <w:t>/root/wyh/</w:t>
      </w:r>
      <w:r>
        <w:rPr>
          <w:i w:val="false"/>
          <w:strike w:val="false"/>
          <w:spacing w:val="0"/>
          <w:u w:val="none"/>
        </w:rPr>
        <w:t>model-task</w:t>
      </w:r>
      <w:r>
        <w:rPr>
          <w:rFonts w:hint="eastAsia"/>
          <w:i w:val="false"/>
          <w:strike w:val="false"/>
          <w:spacing w:val="0"/>
          <w:u w:val="none"/>
        </w:rPr>
        <w:t>/</w:t>
      </w:r>
      <w:r>
        <w:rPr>
          <w:rFonts w:hint="eastAsia"/>
          <w:i w:val="false"/>
          <w:strike w:val="false"/>
          <w:spacing w:val="0"/>
          <w:u w:val="none"/>
        </w:rPr>
        <w:t>{</w:t>
      </w:r>
      <w:r>
        <w:rPr>
          <w:rFonts w:hint="eastAsia"/>
          <w:i w:val="false"/>
          <w:strike w:val="false"/>
          <w:spacing w:val="0"/>
          <w:u w:val="none"/>
        </w:rPr>
        <w:t>模型</w:t>
      </w:r>
      <w:r>
        <w:rPr>
          <w:rFonts w:hint="eastAsia"/>
          <w:i w:val="false"/>
          <w:strike w:val="false"/>
          <w:spacing w:val="0"/>
          <w:u w:val="none"/>
        </w:rPr>
        <w:t>名称</w:t>
      </w:r>
      <w:r>
        <w:rPr>
          <w:rFonts w:hint="eastAsia"/>
          <w:i w:val="false"/>
          <w:strike w:val="false"/>
          <w:spacing w:val="0"/>
          <w:u w:val="none"/>
        </w:rPr>
        <w:t>}</w:t>
      </w:r>
    </w:p>
    <w:p>
      <w:pPr>
        <w:pStyle w:val="ablt93"/>
        <w:pBdr/>
        <w:ind w:left="336"/>
        <w:rPr>
          <w:rFonts w:hint="eastAsia"/>
          <w:i w:val="false"/>
          <w:strike w:val="false"/>
          <w:spacing w:val="0"/>
          <w:u w:val="none"/>
        </w:rPr>
      </w:pPr>
      <w:r>
        <w:rPr/>
        <w:drawing>
          <wp:inline distT="0" distB="0" distL="0" distR="0">
            <wp:extent cx="5760085" cy="5760085"/>
            <wp:effectExtent l="0" t="0" r="0" b="0"/>
            <wp:docPr id="19" name="文本框 muudg1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uwxe1i"/>
                          <w:rPr/>
                        </w:pPr>
                        <w:r>
                          <w:rPr>
                            <w:rStyle w:val="w1zgcb"/>
                            <w:rFonts w:hint="eastAsia"/>
                          </w:rPr>
                          <w:t>mkdir</w:t>
                        </w:r>
                        <w:r>
                          <w:rPr>
                            <w:rStyle w:val="w1zgcb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w1zgcb"/>
                            <w:rFonts w:hint="eastAsia"/>
                          </w:rPr>
                          <w:t>-</w:t>
                        </w:r>
                        <w:r>
                          <w:rPr>
                            <w:rStyle w:val="w1zgcb"/>
                            <w:rFonts w:hint="eastAsia"/>
                          </w:rPr>
                          <w:t>p</w:t>
                        </w:r>
                        <w:r>
                          <w:rPr>
                            <w:rStyle w:val="w1zgcb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yv07zj"/>
                          </w:rPr>
                          <w:t>{模型名称}</w:t>
                        </w:r>
                      </w:p>
                      <w:p>
                        <w:pPr>
                          <w:pStyle w:val="uwxe1i"/>
                          <w:rPr/>
                        </w:pPr>
                        <w:r>
                          <w:rPr>
                            <w:rStyle w:val="w1zgcb"/>
                            <w:rFonts w:hint="eastAsia"/>
                          </w:rPr>
                          <w:t>c</w:t>
                        </w:r>
                        <w:r>
                          <w:rPr>
                            <w:rStyle w:val="w1zgcb"/>
                            <w:rFonts w:hint="eastAsia"/>
                          </w:rPr>
                          <w:t>d</w:t>
                        </w:r>
                        <w:r>
                          <w:rPr>
                            <w:rStyle w:val="yv07zj"/>
                          </w:rPr>
                          <w:t xml:space="preserve"> /root/wyh/model-task/{模型名称}</w:t>
                        </w:r>
                      </w:p>
                      <w:p>
                        <w:pPr>
                          <w:pStyle w:val="uwxe1i"/>
                          <w:rPr>
                            <w:rStyle w:val="yv07zj"/>
                          </w:rPr>
                        </w:pPr>
                        <w:r>
                          <w:rPr>
                            <w:rStyle w:val="w1zgcb"/>
                            <w:rFonts w:hint="eastAsia"/>
                          </w:rPr>
                          <w:t>s</w:t>
                        </w:r>
                        <w:r>
                          <w:rPr>
                            <w:rStyle w:val="w1zgcb"/>
                            <w:rFonts w:hint="eastAsia"/>
                          </w:rPr>
                          <w:t>c</w:t>
                        </w:r>
                        <w:r>
                          <w:rPr>
                            <w:rStyle w:val="w1zgcb"/>
                            <w:rFonts w:hint="eastAsia"/>
                          </w:rPr>
                          <w:t>p</w:t>
                        </w:r>
                        <w:r>
                          <w:rPr>
                            <w:rStyle w:val="w1zgcb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w1zgcb"/>
                            <w:rFonts w:hint="eastAsia"/>
                          </w:rPr>
                          <w:t>1</w:t>
                        </w:r>
                        <w:r>
                          <w:rPr>
                            <w:rStyle w:val="w1zgcb"/>
                            <w:rFonts w:hint="eastAsia"/>
                          </w:rPr>
                          <w:t>0</w:t>
                        </w:r>
                        <w:r>
                          <w:rPr>
                            <w:rStyle w:val="w1zgcb"/>
                            <w:rFonts w:hint="eastAsia"/>
                          </w:rPr>
                          <w:t>.</w:t>
                        </w:r>
                        <w:r>
                          <w:rPr>
                            <w:rStyle w:val="w1zgcb"/>
                            <w:rFonts w:hint="eastAsia"/>
                          </w:rPr>
                          <w:t>2</w:t>
                        </w:r>
                        <w:r>
                          <w:rPr>
                            <w:rStyle w:val="w1zgcb"/>
                            <w:rFonts w:hint="eastAsia"/>
                          </w:rPr>
                          <w:t>5</w:t>
                        </w:r>
                        <w:r>
                          <w:rPr>
                            <w:rStyle w:val="w1zgcb"/>
                            <w:rFonts w:hint="eastAsia"/>
                          </w:rPr>
                          <w:t>5</w:t>
                        </w:r>
                        <w:r>
                          <w:rPr>
                            <w:rStyle w:val="w1zgcb"/>
                            <w:rFonts w:hint="eastAsia"/>
                          </w:rPr>
                          <w:t>.</w:t>
                        </w:r>
                        <w:r>
                          <w:rPr>
                            <w:rStyle w:val="w1zgcb"/>
                            <w:rFonts w:hint="eastAsia"/>
                          </w:rPr>
                          <w:t>3</w:t>
                        </w:r>
                        <w:r>
                          <w:rPr>
                            <w:rStyle w:val="w1zgcb"/>
                            <w:rFonts w:hint="eastAsia"/>
                          </w:rPr>
                          <w:t>.</w:t>
                        </w:r>
                        <w:r>
                          <w:rPr>
                            <w:rStyle w:val="w1zgcb"/>
                            <w:rFonts w:hint="eastAsia"/>
                          </w:rPr>
                          <w:t>1</w:t>
                        </w:r>
                        <w:r>
                          <w:rPr>
                            <w:rStyle w:val="w1zgcb"/>
                            <w:rFonts w:hint="eastAsia"/>
                          </w:rPr>
                          <w:t>5</w:t>
                        </w:r>
                        <w:r>
                          <w:rPr>
                            <w:rStyle w:val="w1zgcb"/>
                            <w:rFonts w:hint="eastAsia"/>
                          </w:rPr>
                          <w:t>8</w:t>
                        </w:r>
                        <w:r>
                          <w:rPr>
                            <w:rStyle w:val="w1zgcb"/>
                            <w:rFonts w:hint="eastAsia"/>
                          </w:rPr>
                          <w:t>:</w:t>
                        </w:r>
                        <w:ins w:id="21" w:author="罗义兵" w:date="2026-07-08T13:50:00Z">
                          <w:r>
                            <w:rPr>
                              <w:rStyle w:val="yv07zj"/>
                            </w:rPr>
                            <w:t>{拷贝的自己目录}</w:t>
                          </w:r>
                        </w:ins>
                        <w:del w:id="22" w:author="罗义兵" w:date="2026-07-08T13:50:00Z">
                          <w:r>
                            <w:rPr>
                              <w:rStyle w:val="yv07zj"/>
                            </w:rPr>
                            <w:delText>/opt/exp-deploy</w:delText>
                          </w:r>
                        </w:del>
                        <w:r>
                          <w:rPr>
                            <w:rStyle w:val="yv07zj"/>
                          </w:rPr>
                          <w:t>/task-scripts/hblf-mon01</w:t>
                        </w:r>
                        <w:r>
                          <w:rPr>
                            <w:rStyle w:val="w1zgcb"/>
                            <w:rFonts w:hint="eastAsia"/>
                          </w:rPr>
                          <w:t>/</w:t>
                        </w:r>
                        <w:r>
                          <w:rPr>
                            <w:rStyle w:val="w1zgcb"/>
                            <w:rFonts w:hint="eastAsia"/>
                          </w:rPr>
                          <w:t>*</w:t>
                        </w:r>
                        <w:r>
                          <w:rPr>
                            <w:rStyle w:val="w1zgcb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w1zgcb"/>
                            <w:rFonts w:hint="eastAsia"/>
                          </w:rPr>
                          <w:t>.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ablt93"/>
        <w:pBdr/>
        <w:ind w:left="336"/>
        <w:rPr>
          <w:rFonts w:hint="eastAsia"/>
          <w:i w:val="false"/>
          <w:strike w:val="false"/>
          <w:spacing w:val="0"/>
          <w:u w:val="none"/>
        </w:rPr>
      </w:pPr>
      <w:r>
        <w:rPr>
          <w:rFonts w:hint="eastAsia"/>
          <w:i w:val="false"/>
          <w:strike w:val="false"/>
          <w:spacing w:val="0"/>
          <w:u w:val="none"/>
        </w:rPr>
        <w:drawing>
          <wp:inline distT="0" distB="0" distL="0" distR="0">
            <wp:extent cx="5546725" cy="1233693"/>
            <wp:effectExtent l="0" t="0" r="0" b="0"/>
            <wp:docPr id="21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2" name="picture" descr="descript"/>
                    <pic:cNvPicPr/>
                  </pic:nvPicPr>
                  <pic:blipFill rotWithShape="true">
                    <a:blip r:embed="rId7"/>
                    <a:stretch/>
                  </pic:blipFill>
                  <pic:spPr>
                    <a:xfrm>
                      <a:off x="0" y="0"/>
                      <a:ext cx="5546725" cy="1233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ind w:left="336"/>
        <w:rPr>
          <w:rFonts w:hint="eastAsia"/>
          <w:i w:val="false"/>
          <w:strike w:val="false"/>
          <w:spacing w:val="0"/>
          <w:u w:val="none"/>
        </w:rPr>
      </w:pPr>
      <w:r>
        <w:rPr>
          <w:i w:val="false"/>
          <w:strike w:val="false"/>
          <w:spacing w:val="0"/>
          <w:u w:val="none"/>
        </w:rPr>
        <w:t>HY-V3-FP8-AS_FAST_AW_32k-hosts.txt</w:t>
      </w:r>
      <w:r>
        <w:rPr>
          <w:rFonts w:hint="eastAsia"/>
          <w:i w:val="false"/>
          <w:strike w:val="false"/>
          <w:spacing w:val="0"/>
          <w:u w:val="none"/>
        </w:rPr>
        <w:t xml:space="preserve"> </w:t>
      </w:r>
      <w:r>
        <w:rPr>
          <w:rFonts w:hint="eastAsia"/>
          <w:i w:val="false"/>
          <w:strike w:val="false"/>
          <w:spacing w:val="0"/>
          <w:u w:val="none"/>
        </w:rPr>
        <w:t>为</w:t>
      </w:r>
      <w:r>
        <w:rPr>
          <w:rFonts w:hint="eastAsia"/>
          <w:i w:val="false"/>
          <w:strike w:val="false"/>
          <w:spacing w:val="0"/>
          <w:u w:val="none"/>
        </w:rPr>
        <w:t>G</w:t>
      </w:r>
      <w:r>
        <w:rPr>
          <w:rFonts w:hint="eastAsia"/>
          <w:i w:val="false"/>
          <w:strike w:val="false"/>
          <w:spacing w:val="0"/>
          <w:u w:val="none"/>
        </w:rPr>
        <w:t>P</w:t>
      </w:r>
      <w:r>
        <w:rPr>
          <w:rFonts w:hint="eastAsia"/>
          <w:i w:val="false"/>
          <w:strike w:val="false"/>
          <w:spacing w:val="0"/>
          <w:u w:val="none"/>
        </w:rPr>
        <w:t>U</w:t>
      </w:r>
      <w:r>
        <w:rPr>
          <w:rFonts w:hint="eastAsia"/>
          <w:i w:val="false"/>
          <w:strike w:val="false"/>
          <w:spacing w:val="0"/>
          <w:u w:val="none"/>
        </w:rPr>
        <w:t>节点</w:t>
      </w:r>
      <w:r>
        <w:rPr>
          <w:rFonts w:hint="eastAsia"/>
          <w:i w:val="false"/>
          <w:strike w:val="false"/>
          <w:spacing w:val="0"/>
          <w:u w:val="none"/>
        </w:rPr>
        <w:t>ansible</w:t>
      </w:r>
      <w:r>
        <w:rPr>
          <w:rFonts w:hint="eastAsia"/>
          <w:i w:val="false"/>
          <w:strike w:val="false"/>
          <w:spacing w:val="0"/>
          <w:u w:val="none"/>
        </w:rPr>
        <w:t>的</w:t>
      </w:r>
      <w:r>
        <w:rPr>
          <w:rFonts w:hint="eastAsia"/>
          <w:i w:val="false"/>
          <w:strike w:val="false"/>
          <w:spacing w:val="0"/>
          <w:u w:val="none"/>
        </w:rPr>
        <w:t>hosts</w:t>
      </w:r>
      <w:r>
        <w:rPr>
          <w:rFonts w:hint="eastAsia"/>
          <w:i w:val="false"/>
          <w:strike w:val="false"/>
          <w:spacing w:val="0"/>
          <w:u w:val="none"/>
        </w:rPr>
        <w:t>文件</w:t>
      </w:r>
    </w:p>
    <w:p>
      <w:pPr>
        <w:pStyle w:val="ablt93"/>
        <w:pBdr/>
        <w:ind w:left="0"/>
        <w:rPr>
          <w:rFonts w:hint="eastAsia"/>
          <w:i w:val="false"/>
          <w:strike w:val="false"/>
          <w:spacing w:val="0"/>
          <w:u w:val="none"/>
        </w:rPr>
      </w:pPr>
      <w:r>
        <w:rPr>
          <w:rFonts w:hint="eastAsia"/>
          <w:i w:val="false"/>
          <w:strike w:val="false"/>
          <w:spacing w:val="0"/>
          <w:u w:val="none"/>
        </w:rPr>
        <w:t xml:space="preserve"> </w:t>
      </w:r>
      <w:r>
        <w:rPr>
          <w:rFonts w:hint="eastAsia"/>
          <w:i w:val="false"/>
          <w:strike w:val="false"/>
          <w:spacing w:val="0"/>
          <w:u w:val="none"/>
        </w:rPr>
        <w:t xml:space="preserve"> </w:t>
      </w:r>
      <w:r>
        <w:rPr>
          <w:rFonts w:hint="eastAsia"/>
          <w:i w:val="false"/>
          <w:strike w:val="false"/>
          <w:spacing w:val="0"/>
          <w:u w:val="none"/>
        </w:rPr>
        <w:t xml:space="preserve"> </w:t>
      </w:r>
      <w:r>
        <w:rPr>
          <w:rFonts w:hint="eastAsia"/>
          <w:i w:val="false"/>
          <w:strike w:val="false"/>
          <w:spacing w:val="0"/>
          <w:u w:val="none"/>
        </w:rPr>
        <w:t xml:space="preserve"> </w:t>
      </w:r>
      <w:r>
        <w:rPr>
          <w:rFonts w:hint="eastAsia"/>
          <w:i w:val="false"/>
          <w:strike w:val="false"/>
          <w:spacing w:val="0"/>
          <w:u w:val="none"/>
        </w:rPr>
        <w:t xml:space="preserve"> </w:t>
      </w:r>
    </w:p>
    <w:p>
      <w:pPr>
        <w:pStyle w:val="ablt93"/>
        <w:numPr>
          <w:ilvl w:val="0"/>
          <w:numId w:val="4"/>
        </w:numPr>
        <w:pBdr/>
        <w:ind/>
        <w:rPr>
          <w:i w:val="false"/>
          <w:strike w:val="false"/>
          <w:spacing w:val="0"/>
          <w:u w:val="none"/>
        </w:rPr>
      </w:pPr>
      <w:r>
        <w:rPr>
          <w:rStyle w:val=""/>
          <w:rFonts w:hint="eastAsia"/>
        </w:rPr>
        <w:t>在</w:t>
      </w:r>
      <w:r>
        <w:rPr>
          <w:rStyle w:val=""/>
          <w:rFonts w:hint="eastAsia"/>
        </w:rPr>
        <w:t>物料</w:t>
      </w:r>
      <w:r>
        <w:rPr>
          <w:rStyle w:val=""/>
          <w:rFonts w:hint="eastAsia"/>
        </w:rPr>
        <w:t>分发</w:t>
      </w:r>
      <w:r>
        <w:rPr>
          <w:rStyle w:val=""/>
          <w:rFonts w:hint="eastAsia"/>
        </w:rPr>
        <w:t>节点</w:t>
      </w:r>
      <w:r>
        <w:rPr>
          <w:rStyle w:val=""/>
        </w:rPr>
        <w:t>执行物料</w:t>
      </w:r>
      <w:r>
        <w:rPr>
          <w:rStyle w:val=""/>
          <w:rFonts w:hint="eastAsia"/>
        </w:rPr>
        <w:t>检查</w:t>
      </w:r>
      <w:r>
        <w:rPr>
          <w:rStyle w:val=""/>
          <w:rFonts w:hint="eastAsia"/>
        </w:rPr>
        <w:t>和</w:t>
      </w:r>
      <w:r>
        <w:rPr>
          <w:rStyle w:val=""/>
        </w:rPr>
        <w:t>分发任务</w:t>
      </w:r>
      <w:r>
        <w:rPr>
          <w:rStyle w:val=""/>
          <w:rFonts w:hint="eastAsia"/>
        </w:rPr>
        <w:t>，</w:t>
      </w:r>
      <w:r>
        <w:rPr>
          <w:rStyle w:val=""/>
          <w:rFonts w:hint="eastAsia"/>
        </w:rPr>
        <w:t>物料</w:t>
      </w:r>
      <w:r>
        <w:rPr>
          <w:rStyle w:val=""/>
          <w:rFonts w:hint="eastAsia"/>
        </w:rPr>
        <w:t>存在</w:t>
      </w:r>
      <w:r>
        <w:rPr>
          <w:rStyle w:val=""/>
          <w:rFonts w:hint="eastAsia"/>
        </w:rPr>
        <w:t>则</w:t>
      </w:r>
      <w:r>
        <w:rPr>
          <w:rStyle w:val=""/>
          <w:rFonts w:hint="eastAsia"/>
        </w:rPr>
        <w:t>不</w:t>
      </w:r>
      <w:r>
        <w:rPr>
          <w:rStyle w:val=""/>
          <w:rFonts w:hint="eastAsia"/>
        </w:rPr>
        <w:t>下发</w:t>
      </w:r>
    </w:p>
    <w:p>
      <w:pPr>
        <w:pStyle w:val="ablt93"/>
        <w:pBdr/>
        <w:ind w:left="0"/>
        <w:rPr>
          <w:i w:val="false"/>
          <w:strike w:val="false"/>
          <w:spacing w:val="0"/>
          <w:u w:val="none"/>
        </w:rPr>
      </w:pPr>
      <w:r>
        <w:rPr>
          <w:rFonts w:hint="eastAsia"/>
          <w:i w:val="false"/>
          <w:strike w:val="false"/>
          <w:spacing w:val="0"/>
          <w:u w:val="none"/>
        </w:rPr>
        <w:t>脚本</w:t>
      </w:r>
      <w:r>
        <w:rPr>
          <w:rFonts w:hint="eastAsia"/>
          <w:i w:val="false"/>
          <w:strike w:val="false"/>
          <w:spacing w:val="0"/>
          <w:u w:val="none"/>
        </w:rPr>
        <w:t>根据</w:t>
      </w:r>
      <w:r>
        <w:rPr>
          <w:rFonts w:hint="eastAsia"/>
          <w:i w:val="false"/>
          <w:strike w:val="false"/>
          <w:spacing w:val="0"/>
          <w:u w:val="none"/>
        </w:rPr>
        <w:t>distributionMode</w:t>
      </w:r>
      <w:r>
        <w:rPr>
          <w:rFonts w:hint="eastAsia"/>
          <w:i w:val="false"/>
          <w:strike w:val="false"/>
          <w:spacing w:val="0"/>
          <w:u w:val="none"/>
        </w:rPr>
        <w:t>值</w:t>
      </w:r>
      <w:r>
        <w:rPr>
          <w:rFonts w:hint="eastAsia"/>
          <w:i w:val="false"/>
          <w:strike w:val="false"/>
          <w:spacing w:val="0"/>
          <w:u w:val="none"/>
        </w:rPr>
        <w:t>来</w:t>
      </w:r>
      <w:r>
        <w:rPr>
          <w:rFonts w:hint="eastAsia"/>
          <w:i w:val="false"/>
          <w:strike w:val="false"/>
          <w:spacing w:val="0"/>
          <w:u w:val="none"/>
        </w:rPr>
        <w:t>执行</w:t>
      </w:r>
      <w:r>
        <w:rPr>
          <w:rFonts w:hint="eastAsia"/>
          <w:i w:val="false"/>
          <w:strike w:val="false"/>
          <w:spacing w:val="0"/>
          <w:u w:val="none"/>
        </w:rPr>
        <w:t>，</w:t>
      </w:r>
      <w:r>
        <w:rPr>
          <w:rFonts w:hint="eastAsia"/>
          <w:i w:val="false"/>
          <w:strike w:val="false"/>
          <w:spacing w:val="0"/>
          <w:u w:val="none"/>
        </w:rPr>
        <w:t>比如</w:t>
      </w:r>
      <w:r>
        <w:rPr>
          <w:rFonts w:hint="eastAsia"/>
          <w:i w:val="false"/>
          <w:strike w:val="false"/>
          <w:spacing w:val="0"/>
          <w:u w:val="none"/>
        </w:rPr>
        <w:t>为</w:t>
      </w:r>
      <w:r>
        <w:rPr>
          <w:rFonts w:hint="eastAsia"/>
          <w:i w:val="false"/>
          <w:strike w:val="false"/>
          <w:spacing w:val="0"/>
          <w:u w:val="none"/>
        </w:rPr>
        <w:t>all</w:t>
      </w:r>
      <w:r>
        <w:rPr>
          <w:rFonts w:hint="eastAsia"/>
          <w:i w:val="false"/>
          <w:strike w:val="false"/>
          <w:spacing w:val="0"/>
          <w:u w:val="none"/>
        </w:rPr>
        <w:t>时</w:t>
      </w:r>
      <w:r>
        <w:rPr>
          <w:rFonts w:hint="eastAsia"/>
          <w:i w:val="false"/>
          <w:strike w:val="false"/>
          <w:spacing w:val="0"/>
          <w:u w:val="none"/>
        </w:rPr>
        <w:t>，</w:t>
      </w:r>
      <w:r>
        <w:rPr>
          <w:rFonts w:hint="eastAsia"/>
          <w:i w:val="false"/>
          <w:strike w:val="false"/>
          <w:spacing w:val="0"/>
          <w:u w:val="none"/>
        </w:rPr>
        <w:t>脚本</w:t>
      </w:r>
      <w:r>
        <w:rPr>
          <w:rFonts w:hint="eastAsia"/>
          <w:i w:val="false"/>
          <w:strike w:val="false"/>
          <w:spacing w:val="0"/>
          <w:u w:val="none"/>
        </w:rPr>
        <w:t>名称</w:t>
      </w:r>
      <w:r>
        <w:rPr>
          <w:rFonts w:hint="eastAsia"/>
          <w:i w:val="false"/>
          <w:strike w:val="false"/>
          <w:spacing w:val="0"/>
          <w:u w:val="none"/>
        </w:rPr>
        <w:t>为</w:t>
      </w:r>
      <w:r>
        <w:rPr>
          <w:rFonts w:hint="eastAsia"/>
          <w:i w:val="false"/>
          <w:strike w:val="false"/>
          <w:spacing w:val="0"/>
          <w:u w:val="none"/>
        </w:rPr>
        <w:t>Pre-task-1-all.sh</w:t>
      </w:r>
      <w:r>
        <w:rPr>
          <w:rFonts w:hint="eastAsia"/>
          <w:i w:val="false"/>
          <w:strike w:val="false"/>
          <w:spacing w:val="0"/>
          <w:u w:val="none"/>
        </w:rPr>
        <w:t>：</w:t>
      </w:r>
    </w:p>
    <w:p>
      <w:pPr>
        <w:pStyle w:val="ablt93"/>
        <w:pBdr/>
        <w:ind w:left="0"/>
        <w:rPr>
          <w:i w:val="false"/>
          <w:strike w:val="false"/>
          <w:spacing w:val="0"/>
          <w:u w:val="none"/>
        </w:rPr>
      </w:pPr>
      <w:r>
        <w:rPr/>
        <w:drawing>
          <wp:inline distT="0" distB="0" distL="0" distR="0">
            <wp:extent cx="5760085" cy="5760085"/>
            <wp:effectExtent l="0" t="0" r="0" b="0"/>
            <wp:docPr id="24" name="文本框 7193g1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uwxe1i"/>
                          <w:rPr/>
                        </w:pPr>
                        <w:r>
                          <w:rPr>
                            <w:rStyle w:val="1wljqk"/>
                            <w:rFonts w:hint="eastAsia"/>
                          </w:rPr>
                          <w:t>cd</w:t>
                        </w:r>
                        <w:r>
                          <w:rPr>
                            <w:rStyle w:val="ha0e2f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yv07zj"/>
                          </w:rPr>
                          <w:t>/root/wyh/model-task/{模型名称}</w:t>
                        </w:r>
                      </w:p>
                      <w:p>
                        <w:pPr>
                          <w:pStyle w:val="uwxe1i"/>
                          <w:rPr/>
                        </w:pPr>
                        <w:r>
                          <w:rPr>
                            <w:rStyle w:val="yv07zj"/>
                          </w:rPr>
                          <w:t xml:space="preserve">bash -x </w:t>
                        </w:r>
                        <w:r>
                          <w:rPr>
                            <w:rStyle w:val="yv07zj"/>
                          </w:rPr>
                          <w:t>Pre-task-1-check-al</w:t>
                        </w:r>
                        <w:r>
                          <w:rPr>
                            <w:rStyle w:val="1wljqk"/>
                            <w:rFonts w:hint="eastAsia"/>
                          </w:rPr>
                          <w:t>l</w:t>
                        </w:r>
                        <w:r>
                          <w:rPr>
                            <w:rStyle w:val="yv07zj"/>
                          </w:rPr>
                          <w:t>.sh</w:t>
                        </w:r>
                        <w:r>
                          <w:rPr>
                            <w:rStyle w:val="mdnv31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mdnv31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mdnv31"/>
                            <w:rFonts w:hint="eastAsia"/>
                          </w:rPr>
                          <w:t xml:space="preserve"> </w:t>
                        </w:r>
                      </w:p>
                      <w:p>
                        <w:pPr>
                          <w:pStyle w:val="uwxe1i"/>
                          <w:pBdr>
                            <w:bottom/>
                          </w:pBdr>
                          <w:ind/>
                          <w:rPr>
                            <w:rStyle w:val="yv07zj"/>
                          </w:rPr>
                        </w:pPr>
                        <w:r>
                          <w:rPr>
                            <w:rStyle w:val="yv07zj"/>
                          </w:rPr>
                          <w:t xml:space="preserve">bash -x </w:t>
                        </w:r>
                        <w:r>
                          <w:rPr>
                            <w:rStyle w:val="yv07zj"/>
                          </w:rPr>
                          <w:t>Pre-task-1-all.sh</w:t>
                        </w:r>
                        <w:r>
                          <w:rPr>
                            <w:rStyle w:val="mdnv31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mdnv31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mdnv31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yv07zj"/>
                          </w:rPr>
                          <w:t>//如</w:t>
                        </w:r>
                        <w:r>
                          <w:rPr>
                            <w:rStyle w:val="mdnv31"/>
                            <w:rFonts w:hint="eastAsia"/>
                          </w:rPr>
                          <w:t>执行</w:t>
                        </w:r>
                        <w:r>
                          <w:rPr>
                            <w:rStyle w:val="yv07zj"/>
                          </w:rPr>
                          <w:t>Pre-task-1-check-all.sh</w:t>
                        </w:r>
                        <w:r>
                          <w:rPr>
                            <w:rStyle w:val="yv07zj"/>
                          </w:rPr>
                          <w:t>已有数据，则可无需再进行</w:t>
                        </w:r>
                        <w:r>
                          <w:rPr>
                            <w:rStyle w:val="mdnv31"/>
                            <w:rFonts w:hint="eastAsia"/>
                          </w:rPr>
                          <w:t>该</w:t>
                        </w:r>
                        <w:r>
                          <w:rPr>
                            <w:rStyle w:val="mdnv31"/>
                            <w:rFonts w:hint="eastAsia"/>
                          </w:rPr>
                          <w:t>操作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ablt93"/>
        <w:pBdr/>
        <w:ind w:left="0"/>
        <w:rPr>
          <w:i w:val="false"/>
          <w:strike w:val="false"/>
          <w:spacing w:val="0"/>
          <w:u w:val="none"/>
        </w:rPr>
      </w:pPr>
      <w:r>
        <w:rPr>
          <w:rFonts w:hint="eastAsia"/>
          <w:i w:val="false"/>
          <w:strike w:val="false"/>
          <w:spacing w:val="0"/>
          <w:u w:val="none"/>
        </w:rPr>
        <w:t>distributionMode</w:t>
      </w:r>
      <w:r>
        <w:rPr>
          <w:rFonts w:hint="eastAsia"/>
          <w:i w:val="false"/>
          <w:strike w:val="false"/>
          <w:spacing w:val="0"/>
          <w:u w:val="none"/>
        </w:rPr>
        <w:t>为</w:t>
      </w:r>
      <w:r>
        <w:rPr>
          <w:rFonts w:hint="eastAsia"/>
          <w:i w:val="false"/>
          <w:strike w:val="false"/>
          <w:spacing w:val="0"/>
          <w:u w:val="none"/>
        </w:rPr>
        <w:t>im</w:t>
      </w:r>
      <w:r>
        <w:rPr>
          <w:rFonts w:hint="eastAsia"/>
          <w:i w:val="false"/>
          <w:strike w:val="false"/>
          <w:spacing w:val="0"/>
          <w:u w:val="none"/>
        </w:rPr>
        <w:t>a</w:t>
      </w:r>
      <w:r>
        <w:rPr>
          <w:rFonts w:hint="eastAsia"/>
          <w:i w:val="false"/>
          <w:strike w:val="false"/>
          <w:spacing w:val="0"/>
          <w:u w:val="none"/>
        </w:rPr>
        <w:t>g</w:t>
      </w:r>
      <w:r>
        <w:rPr>
          <w:rFonts w:hint="eastAsia"/>
          <w:i w:val="false"/>
          <w:strike w:val="false"/>
          <w:spacing w:val="0"/>
          <w:u w:val="none"/>
        </w:rPr>
        <w:t>e</w:t>
      </w:r>
      <w:r>
        <w:rPr>
          <w:rFonts w:hint="eastAsia"/>
          <w:i w:val="false"/>
          <w:strike w:val="false"/>
          <w:spacing w:val="0"/>
          <w:u w:val="none"/>
        </w:rPr>
        <w:t>时</w:t>
      </w:r>
      <w:r>
        <w:rPr>
          <w:rFonts w:hint="eastAsia"/>
          <w:i w:val="false"/>
          <w:strike w:val="false"/>
          <w:spacing w:val="0"/>
          <w:u w:val="none"/>
        </w:rPr>
        <w:t>为</w:t>
      </w:r>
      <w:r>
        <w:rPr>
          <w:rFonts w:hint="eastAsia"/>
          <w:i w:val="false"/>
          <w:strike w:val="false"/>
          <w:spacing w:val="0"/>
          <w:u w:val="none"/>
        </w:rPr>
        <w:t>Pre-task-1-</w:t>
      </w:r>
      <w:r>
        <w:rPr>
          <w:rFonts w:hint="eastAsia"/>
          <w:i w:val="false"/>
          <w:strike w:val="false"/>
          <w:spacing w:val="0"/>
          <w:u w:val="none"/>
        </w:rPr>
        <w:t>image</w:t>
      </w:r>
      <w:r>
        <w:rPr>
          <w:rFonts w:hint="eastAsia"/>
          <w:i w:val="false"/>
          <w:strike w:val="false"/>
          <w:spacing w:val="0"/>
          <w:u w:val="none"/>
        </w:rPr>
        <w:t>.sh</w:t>
      </w:r>
      <w:r>
        <w:rPr>
          <w:rFonts w:hint="eastAsia"/>
          <w:i w:val="false"/>
          <w:strike w:val="false"/>
          <w:spacing w:val="0"/>
          <w:u w:val="none"/>
        </w:rPr>
        <w:t>和</w:t>
      </w:r>
      <w:r>
        <w:rPr>
          <w:rFonts w:hint="eastAsia"/>
          <w:i w:val="false"/>
          <w:strike w:val="false"/>
          <w:spacing w:val="0"/>
          <w:u w:val="none"/>
        </w:rPr>
        <w:t>Pre-task-1</w:t>
      </w:r>
      <w:r>
        <w:rPr>
          <w:rFonts w:hint="eastAsia"/>
          <w:i w:val="false"/>
          <w:strike w:val="false"/>
          <w:spacing w:val="0"/>
          <w:u w:val="none"/>
        </w:rPr>
        <w:t>-</w:t>
      </w:r>
      <w:r>
        <w:rPr>
          <w:rFonts w:hint="eastAsia"/>
          <w:i w:val="false"/>
          <w:strike w:val="false"/>
          <w:spacing w:val="0"/>
          <w:u w:val="none"/>
        </w:rPr>
        <w:t>check</w:t>
      </w:r>
      <w:r>
        <w:rPr>
          <w:rFonts w:hint="eastAsia"/>
          <w:i w:val="false"/>
          <w:strike w:val="false"/>
          <w:spacing w:val="0"/>
          <w:u w:val="none"/>
        </w:rPr>
        <w:t>-image.sh</w:t>
      </w:r>
    </w:p>
    <w:p>
      <w:pPr>
        <w:pStyle w:val="ablt93"/>
        <w:numPr/>
        <w:pBdr/>
        <w:ind w:left="0"/>
        <w:rPr>
          <w:i w:val="false"/>
          <w:strike w:val="false"/>
          <w:spacing w:val="0"/>
          <w:u w:val="none"/>
        </w:rPr>
      </w:pPr>
      <w:r>
        <w:rPr>
          <w:rFonts w:hint="eastAsia"/>
          <w:i w:val="false"/>
          <w:strike w:val="false"/>
          <w:spacing w:val="0"/>
          <w:u w:val="none"/>
        </w:rPr>
        <w:t>distributionMode为</w:t>
      </w:r>
      <w:r>
        <w:rPr>
          <w:rFonts w:hint="eastAsia"/>
          <w:i w:val="false"/>
          <w:strike w:val="false"/>
          <w:spacing w:val="0"/>
          <w:u w:val="none"/>
        </w:rPr>
        <w:t>model</w:t>
      </w:r>
      <w:r>
        <w:rPr>
          <w:rFonts w:hint="eastAsia"/>
          <w:i w:val="false"/>
          <w:strike w:val="false"/>
          <w:spacing w:val="0"/>
          <w:u w:val="none"/>
        </w:rPr>
        <w:t>时为Pre-task-1-</w:t>
      </w:r>
      <w:r>
        <w:rPr>
          <w:rFonts w:hint="eastAsia"/>
          <w:i w:val="false"/>
          <w:strike w:val="false"/>
          <w:spacing w:val="0"/>
          <w:u w:val="none"/>
        </w:rPr>
        <w:t>model</w:t>
      </w:r>
      <w:r>
        <w:rPr>
          <w:rFonts w:hint="eastAsia"/>
          <w:i w:val="false"/>
          <w:strike w:val="false"/>
          <w:spacing w:val="0"/>
          <w:u w:val="none"/>
        </w:rPr>
        <w:t>.sh</w:t>
      </w:r>
      <w:r>
        <w:rPr>
          <w:rFonts w:hint="eastAsia"/>
          <w:i w:val="false"/>
          <w:strike w:val="false"/>
          <w:spacing w:val="0"/>
          <w:u w:val="none"/>
        </w:rPr>
        <w:t>和Pre-task-1-check-</w:t>
      </w:r>
      <w:r>
        <w:rPr>
          <w:rFonts w:hint="eastAsia"/>
          <w:i w:val="false"/>
          <w:strike w:val="false"/>
          <w:spacing w:val="0"/>
          <w:u w:val="none"/>
        </w:rPr>
        <w:t>model</w:t>
      </w:r>
      <w:r>
        <w:rPr>
          <w:rFonts w:hint="eastAsia"/>
          <w:i w:val="false"/>
          <w:strike w:val="false"/>
          <w:spacing w:val="0"/>
          <w:u w:val="none"/>
        </w:rPr>
        <w:t>.sh</w:t>
      </w:r>
    </w:p>
    <w:p>
      <w:pPr>
        <w:pStyle w:val="ablt93"/>
        <w:pBdr>
          <w:bottom/>
        </w:pBdr>
        <w:ind w:left="0"/>
        <w:rPr>
          <w:i w:val="false"/>
          <w:strike w:val="false"/>
          <w:spacing w:val="0"/>
          <w:u w:val="none"/>
        </w:rPr>
      </w:pPr>
      <w:r>
        <w:rPr>
          <w:rFonts w:hint="eastAsia"/>
          <w:i w:val="false"/>
          <w:strike w:val="false"/>
          <w:spacing w:val="0"/>
          <w:u w:val="none"/>
        </w:rPr>
        <w:t>日志</w:t>
      </w:r>
      <w:r>
        <w:rPr>
          <w:rFonts w:hint="eastAsia"/>
          <w:i w:val="false"/>
          <w:strike w:val="false"/>
          <w:spacing w:val="0"/>
          <w:u w:val="none"/>
        </w:rPr>
        <w:t>在</w:t>
      </w:r>
      <w:r>
        <w:rPr>
          <w:rFonts w:hint="eastAsia"/>
          <w:i w:val="false"/>
          <w:strike w:val="false"/>
          <w:spacing w:val="0"/>
          <w:u w:val="none"/>
        </w:rPr>
        <w:t>脚本</w:t>
      </w:r>
      <w:r>
        <w:rPr>
          <w:rFonts w:hint="eastAsia"/>
          <w:i w:val="false"/>
          <w:strike w:val="false"/>
          <w:spacing w:val="0"/>
          <w:u w:val="none"/>
        </w:rPr>
        <w:t>执行</w:t>
      </w:r>
      <w:r>
        <w:rPr>
          <w:rFonts w:hint="eastAsia"/>
          <w:i w:val="false"/>
          <w:strike w:val="false"/>
          <w:spacing w:val="0"/>
          <w:u w:val="none"/>
        </w:rPr>
        <w:t>路径</w:t>
      </w:r>
      <w:r>
        <w:rPr>
          <w:rFonts w:hint="eastAsia"/>
          <w:i w:val="false"/>
          <w:strike w:val="false"/>
          <w:spacing w:val="0"/>
          <w:u w:val="none"/>
        </w:rPr>
        <w:t>下</w:t>
      </w:r>
      <w:r>
        <w:rPr>
          <w:rFonts w:hint="eastAsia"/>
          <w:i w:val="false"/>
          <w:strike w:val="false"/>
          <w:spacing w:val="0"/>
          <w:u w:val="none"/>
        </w:rPr>
        <w:t>：</w:t>
      </w:r>
    </w:p>
    <w:p>
      <w:pPr>
        <w:pStyle w:val="ablt93"/>
        <w:pBdr/>
        <w:ind w:left="0"/>
        <w:rPr>
          <w:i w:val="false"/>
          <w:strike w:val="false"/>
          <w:spacing w:val="0"/>
          <w:u w:val="none"/>
        </w:rPr>
      </w:pPr>
      <w:r>
        <w:rPr>
          <w:i w:val="false"/>
          <w:strike w:val="false"/>
          <w:spacing w:val="0"/>
          <w:u w:val="none"/>
        </w:rPr>
        <w:drawing>
          <wp:inline distT="0" distB="0" distL="0" distR="0">
            <wp:extent cx="5760085" cy="1538242"/>
            <wp:effectExtent l="0" t="0" r="0" b="0"/>
            <wp:docPr id="26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7" name="picture" descr="descript"/>
                    <pic:cNvPicPr/>
                  </pic:nvPicPr>
                  <pic:blipFill rotWithShape="true">
                    <a:blip r:embed="rId8"/>
                    <a:stretch/>
                  </pic:blipFill>
                  <pic:spPr>
                    <a:xfrm>
                      <a:off x="0" y="0"/>
                      <a:ext cx="5760085" cy="1538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ind w:left="0"/>
        <w:rPr>
          <w:rFonts w:hint="eastAsia"/>
          <w:i w:val="false"/>
          <w:strike w:val="false"/>
          <w:spacing w:val="0"/>
          <w:u w:val="none"/>
        </w:rPr>
      </w:pPr>
      <w:r>
        <w:rPr>
          <w:i w:val="false"/>
          <w:strike w:val="false"/>
          <w:spacing w:val="0"/>
          <w:u w:val="none"/>
        </w:rPr>
        <w:t>Pre-task-1-</w:t>
      </w:r>
      <w:r>
        <w:rPr>
          <w:rFonts w:hint="eastAsia"/>
          <w:i w:val="false"/>
          <w:strike w:val="false"/>
          <w:spacing w:val="0"/>
          <w:u w:val="none"/>
        </w:rPr>
        <w:t>开头</w:t>
      </w:r>
      <w:r>
        <w:rPr>
          <w:rFonts w:hint="eastAsia"/>
          <w:i w:val="false"/>
          <w:strike w:val="false"/>
          <w:spacing w:val="0"/>
          <w:u w:val="none"/>
        </w:rPr>
        <w:t>的</w:t>
      </w:r>
      <w:r>
        <w:rPr>
          <w:rFonts w:hint="eastAsia"/>
          <w:i w:val="false"/>
          <w:strike w:val="false"/>
          <w:spacing w:val="0"/>
          <w:u w:val="none"/>
        </w:rPr>
        <w:t>是</w:t>
      </w:r>
      <w:r>
        <w:rPr>
          <w:rFonts w:hint="eastAsia"/>
          <w:i w:val="false"/>
          <w:strike w:val="false"/>
          <w:spacing w:val="0"/>
          <w:u w:val="none"/>
        </w:rPr>
        <w:t>任务</w:t>
      </w:r>
      <w:r>
        <w:rPr>
          <w:rFonts w:hint="eastAsia"/>
          <w:i w:val="false"/>
          <w:strike w:val="false"/>
          <w:spacing w:val="0"/>
          <w:u w:val="none"/>
        </w:rPr>
        <w:t>执行</w:t>
      </w:r>
      <w:r>
        <w:rPr>
          <w:rFonts w:hint="eastAsia"/>
          <w:i w:val="false"/>
          <w:strike w:val="false"/>
          <w:spacing w:val="0"/>
          <w:u w:val="none"/>
        </w:rPr>
        <w:t>日志</w:t>
      </w:r>
      <w:r>
        <w:rPr>
          <w:rFonts w:hint="eastAsia"/>
          <w:i w:val="false"/>
          <w:strike w:val="false"/>
          <w:spacing w:val="0"/>
          <w:u w:val="none"/>
        </w:rPr>
        <w:t>，</w:t>
      </w:r>
      <w:r>
        <w:rPr>
          <w:rFonts w:hint="eastAsia"/>
          <w:i w:val="false"/>
          <w:strike w:val="false"/>
          <w:spacing w:val="0"/>
          <w:u w:val="none"/>
        </w:rPr>
        <w:t>区分</w:t>
      </w:r>
      <w:r>
        <w:rPr>
          <w:rFonts w:hint="eastAsia"/>
          <w:i w:val="false"/>
          <w:strike w:val="false"/>
          <w:spacing w:val="0"/>
          <w:u w:val="none"/>
        </w:rPr>
        <w:t>镜像</w:t>
      </w:r>
      <w:r>
        <w:rPr>
          <w:rFonts w:hint="eastAsia"/>
          <w:i w:val="false"/>
          <w:strike w:val="false"/>
          <w:spacing w:val="0"/>
          <w:u w:val="none"/>
        </w:rPr>
        <w:t>和</w:t>
      </w:r>
      <w:r>
        <w:rPr>
          <w:rFonts w:hint="eastAsia"/>
          <w:i w:val="false"/>
          <w:strike w:val="false"/>
          <w:spacing w:val="0"/>
          <w:u w:val="none"/>
        </w:rPr>
        <w:t>模型</w:t>
      </w:r>
    </w:p>
    <w:p>
      <w:pPr>
        <w:pStyle w:val="ablt93"/>
        <w:pBdr/>
        <w:ind w:left="0"/>
        <w:rPr>
          <w:rFonts w:hint="eastAsia"/>
          <w:i w:val="false"/>
          <w:strike w:val="false"/>
          <w:spacing w:val="0"/>
          <w:u w:val="none"/>
        </w:rPr>
      </w:pPr>
      <w:r>
        <w:rPr>
          <w:rFonts w:hint="eastAsia"/>
          <w:i w:val="false"/>
          <w:strike w:val="false"/>
          <w:spacing w:val="0"/>
          <w:u w:val="none"/>
        </w:rPr>
        <w:t>im</w:t>
      </w:r>
      <w:r>
        <w:rPr>
          <w:rFonts w:hint="eastAsia"/>
          <w:i w:val="false"/>
          <w:strike w:val="false"/>
          <w:spacing w:val="0"/>
          <w:u w:val="none"/>
        </w:rPr>
        <w:t>a</w:t>
      </w:r>
      <w:r>
        <w:rPr>
          <w:rFonts w:hint="eastAsia"/>
          <w:i w:val="false"/>
          <w:strike w:val="false"/>
          <w:spacing w:val="0"/>
          <w:u w:val="none"/>
        </w:rPr>
        <w:t>g</w:t>
      </w:r>
      <w:r>
        <w:rPr>
          <w:rFonts w:hint="eastAsia"/>
          <w:i w:val="false"/>
          <w:strike w:val="false"/>
          <w:spacing w:val="0"/>
          <w:u w:val="none"/>
        </w:rPr>
        <w:t>e</w:t>
      </w:r>
      <w:r>
        <w:rPr>
          <w:rFonts w:hint="eastAsia"/>
          <w:i w:val="false"/>
          <w:strike w:val="false"/>
          <w:spacing w:val="0"/>
          <w:u w:val="none"/>
        </w:rPr>
        <w:t>_</w:t>
      </w:r>
      <w:r>
        <w:rPr>
          <w:rFonts w:hint="eastAsia"/>
          <w:i w:val="false"/>
          <w:strike w:val="false"/>
          <w:spacing w:val="0"/>
          <w:u w:val="none"/>
        </w:rPr>
        <w:t>和</w:t>
      </w:r>
      <w:r>
        <w:rPr>
          <w:rFonts w:hint="eastAsia"/>
          <w:i w:val="false"/>
          <w:strike w:val="false"/>
          <w:spacing w:val="0"/>
          <w:u w:val="none"/>
        </w:rPr>
        <w:t>model</w:t>
      </w:r>
      <w:r>
        <w:rPr>
          <w:rFonts w:hint="eastAsia"/>
          <w:i w:val="false"/>
          <w:strike w:val="false"/>
          <w:spacing w:val="0"/>
          <w:u w:val="none"/>
        </w:rPr>
        <w:t>_</w:t>
      </w:r>
      <w:r>
        <w:rPr>
          <w:rFonts w:hint="eastAsia"/>
          <w:i w:val="false"/>
          <w:strike w:val="false"/>
          <w:spacing w:val="0"/>
          <w:u w:val="none"/>
        </w:rPr>
        <w:t>开头</w:t>
      </w:r>
      <w:r>
        <w:rPr>
          <w:rFonts w:hint="eastAsia"/>
          <w:i w:val="false"/>
          <w:strike w:val="false"/>
          <w:spacing w:val="0"/>
          <w:u w:val="none"/>
        </w:rPr>
        <w:t>为</w:t>
      </w:r>
      <w:r>
        <w:rPr>
          <w:rFonts w:hint="eastAsia"/>
          <w:i w:val="false"/>
          <w:strike w:val="false"/>
          <w:spacing w:val="0"/>
          <w:u w:val="none"/>
        </w:rPr>
        <w:t>镜像</w:t>
      </w:r>
      <w:r>
        <w:rPr>
          <w:rFonts w:hint="eastAsia"/>
          <w:i w:val="false"/>
          <w:strike w:val="false"/>
          <w:spacing w:val="0"/>
          <w:u w:val="none"/>
        </w:rPr>
        <w:t>模型</w:t>
      </w:r>
      <w:r>
        <w:rPr>
          <w:rFonts w:hint="eastAsia"/>
          <w:i w:val="false"/>
          <w:strike w:val="false"/>
          <w:spacing w:val="0"/>
          <w:u w:val="none"/>
        </w:rPr>
        <w:t>下载</w:t>
      </w:r>
      <w:r>
        <w:rPr>
          <w:rFonts w:hint="eastAsia"/>
          <w:i w:val="false"/>
          <w:strike w:val="false"/>
          <w:spacing w:val="0"/>
          <w:u w:val="none"/>
        </w:rPr>
        <w:t>执行</w:t>
      </w:r>
      <w:r>
        <w:rPr>
          <w:rFonts w:hint="eastAsia"/>
          <w:i w:val="false"/>
          <w:strike w:val="false"/>
          <w:spacing w:val="0"/>
          <w:u w:val="none"/>
        </w:rPr>
        <w:t>步骤</w:t>
      </w:r>
      <w:r>
        <w:rPr>
          <w:rFonts w:hint="eastAsia"/>
          <w:i w:val="false"/>
          <w:strike w:val="false"/>
          <w:spacing w:val="0"/>
          <w:u w:val="none"/>
        </w:rPr>
        <w:t>日志</w:t>
      </w:r>
    </w:p>
    <w:p>
      <w:pPr>
        <w:pStyle w:val="ablt93"/>
        <w:numPr>
          <w:ilvl w:val="0"/>
          <w:numId w:val="4"/>
        </w:numPr>
        <w:pBdr>
          <w:bottom/>
        </w:pBdr>
        <w:ind/>
        <w:rPr>
          <w:rStyle w:val="krjczf"/>
        </w:rPr>
      </w:pPr>
      <w:r>
        <w:rPr>
          <w:rStyle w:val=""/>
        </w:rPr>
        <w:t>查看任务日志，确认是否下载完成</w:t>
      </w:r>
    </w:p>
    <w:p>
      <w:pPr>
        <w:pStyle w:val="ablt93"/>
        <w:pBdr/>
        <w:ind w:left="0"/>
        <w:rPr>
          <w:i w:val="false"/>
          <w:strike w:val="false"/>
          <w:spacing w:val="0"/>
          <w:u w:val="none"/>
        </w:rPr>
      </w:pPr>
      <w:r>
        <w:rPr/>
        <w:drawing>
          <wp:inline distT="0" distB="0" distL="0" distR="0">
            <wp:extent cx="5760085" cy="5760085"/>
            <wp:effectExtent l="0" t="0" r="0" b="0"/>
            <wp:docPr id="29" name="文本框 xnb2pn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uwxe1i"/>
                          <w:rPr/>
                        </w:pPr>
                        <w:r>
                          <w:rPr>
                            <w:rStyle w:val="yv07zj"/>
                          </w:rPr>
                          <w:t>cd /root/wyh/</w:t>
                        </w:r>
                        <w:r>
                          <w:rPr>
                            <w:rStyle w:val="krjczf"/>
                          </w:rPr>
                          <w:t>model-task</w:t>
                        </w:r>
                        <w:r>
                          <w:rPr>
                            <w:rStyle w:val="yv07zj"/>
                          </w:rPr>
                          <w:t>/{模型名称}</w:t>
                        </w:r>
                      </w:p>
                      <w:p>
                        <w:pPr>
                          <w:pStyle w:val="uwxe1i"/>
                          <w:rPr/>
                        </w:pPr>
                        <w:r>
                          <w:rPr>
                            <w:rStyle w:val="yv07zj"/>
                          </w:rPr>
                          <w:t>#镜像日志</w:t>
                        </w:r>
                      </w:p>
                      <w:p>
                        <w:pPr>
                          <w:pStyle w:val="uwxe1i"/>
                          <w:rPr/>
                        </w:pPr>
                        <w:r>
                          <w:rPr>
                            <w:rStyle w:val="yv07zj"/>
                          </w:rPr>
                          <w:t>tail -500f image_2026xxxxxx.log</w:t>
                        </w:r>
                      </w:p>
                      <w:p>
                        <w:pPr>
                          <w:pStyle w:val="uwxe1i"/>
                          <w:rPr/>
                        </w:pPr>
                        <w:r>
                          <w:rPr>
                            <w:rStyle w:val="yv07zj"/>
                          </w:rPr>
                          <w:t>#模型日志</w:t>
                        </w:r>
                      </w:p>
                      <w:p>
                        <w:pPr>
                          <w:pStyle w:val="uwxe1i"/>
                          <w:rPr>
                            <w:rStyle w:val="yv07zj"/>
                          </w:rPr>
                        </w:pPr>
                        <w:r>
                          <w:rPr>
                            <w:rStyle w:val="yv07zj"/>
                          </w:rPr>
                          <w:t>tail -500f model_2026xxxxxx.log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ablt93"/>
        <w:pBdr/>
        <w:ind w:left="0"/>
        <w:rPr>
          <w:i w:val="false"/>
          <w:strike w:val="false"/>
          <w:spacing w:val="0"/>
          <w:u w:val="none"/>
        </w:rPr>
      </w:pPr>
      <w:r>
        <w:rPr>
          <w:rFonts w:hint="eastAsia"/>
          <w:i w:val="false"/>
          <w:strike w:val="false"/>
          <w:spacing w:val="0"/>
          <w:u w:val="none"/>
        </w:rPr>
        <w:t>完成</w:t>
      </w:r>
      <w:r>
        <w:rPr>
          <w:rFonts w:hint="eastAsia"/>
          <w:i w:val="false"/>
          <w:strike w:val="false"/>
          <w:spacing w:val="0"/>
          <w:u w:val="none"/>
        </w:rPr>
        <w:t>截图</w:t>
      </w:r>
      <w:r>
        <w:rPr>
          <w:rFonts w:hint="eastAsia"/>
          <w:i w:val="false"/>
          <w:strike w:val="false"/>
          <w:spacing w:val="0"/>
          <w:u w:val="none"/>
        </w:rPr>
        <w:t>：</w:t>
      </w:r>
    </w:p>
    <w:p>
      <w:pPr>
        <w:pStyle w:val="ablt93"/>
        <w:pBdr/>
        <w:ind w:left="0"/>
        <w:rPr>
          <w:rFonts w:hint="eastAsia"/>
          <w:i w:val="false"/>
          <w:strike w:val="false"/>
          <w:spacing w:val="0"/>
          <w:u w:val="none"/>
        </w:rPr>
      </w:pPr>
      <w:r>
        <w:rPr>
          <w:i w:val="false"/>
          <w:strike w:val="false"/>
          <w:spacing w:val="0"/>
          <w:u w:val="none"/>
        </w:rPr>
        <w:drawing>
          <wp:inline distT="0" distB="0" distL="0" distR="0">
            <wp:extent cx="5760085" cy="1376491"/>
            <wp:effectExtent l="0" t="0" r="0" b="0"/>
            <wp:docPr id="31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2" name="picture" descr="descript"/>
                    <pic:cNvPicPr/>
                  </pic:nvPicPr>
                  <pic:blipFill rotWithShape="true">
                    <a:blip r:embed="rId9"/>
                    <a:stretch/>
                  </pic:blipFill>
                  <pic:spPr>
                    <a:xfrm>
                      <a:off x="0" y="0"/>
                      <a:ext cx="5760085" cy="1376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ind w:left="0"/>
        <w:rPr>
          <w:i w:val="false"/>
          <w:strike w:val="false"/>
          <w:spacing w:val="0"/>
          <w:u w:val="none"/>
        </w:rPr>
      </w:pPr>
      <w:r>
        <w:rPr>
          <w:i w:val="false"/>
          <w:strike w:val="false"/>
          <w:spacing w:val="0"/>
          <w:u w:val="none"/>
        </w:rPr>
        <w:drawing>
          <wp:inline distT="0" distB="0" distL="0" distR="0">
            <wp:extent cx="5760085" cy="1289321"/>
            <wp:effectExtent l="0" t="0" r="0" b="0"/>
            <wp:docPr id="34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5" name="picture" descr="descript"/>
                    <pic:cNvPicPr/>
                  </pic:nvPicPr>
                  <pic:blipFill rotWithShape="true">
                    <a:blip r:embed="rId10"/>
                    <a:stretch/>
                  </pic:blipFill>
                  <pic:spPr>
                    <a:xfrm>
                      <a:off x="0" y="0"/>
                      <a:ext cx="5760085" cy="1289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numPr>
          <w:ilvl w:val="0"/>
          <w:numId w:val="4"/>
        </w:numPr>
        <w:pBdr/>
        <w:ind/>
        <w:rPr>
          <w:rStyle w:val="krjczf"/>
        </w:rPr>
      </w:pPr>
      <w:r>
        <w:rPr>
          <w:rStyle w:val="krjczf"/>
          <w:rFonts w:hint="eastAsia"/>
        </w:rPr>
        <w:t>使用</w:t>
      </w:r>
      <w:r>
        <w:rPr>
          <w:rStyle w:val="krjczf"/>
          <w:rFonts w:hint="eastAsia"/>
        </w:rPr>
        <w:t>脚本</w:t>
      </w:r>
      <w:r>
        <w:rPr>
          <w:rStyle w:val="krjczf"/>
          <w:rFonts w:hint="eastAsia"/>
        </w:rPr>
        <w:t>确认</w:t>
      </w:r>
      <w:r>
        <w:rPr>
          <w:rStyle w:val="krjczf"/>
          <w:rFonts w:hint="eastAsia"/>
        </w:rPr>
        <w:t>物料</w:t>
      </w:r>
      <w:r>
        <w:rPr>
          <w:rStyle w:val="krjczf"/>
          <w:rFonts w:hint="eastAsia"/>
        </w:rPr>
        <w:t>是否</w:t>
      </w:r>
      <w:r>
        <w:rPr>
          <w:rStyle w:val="krjczf"/>
          <w:rFonts w:hint="eastAsia"/>
        </w:rPr>
        <w:t>下发</w:t>
      </w:r>
      <w:r>
        <w:rPr>
          <w:rStyle w:val="krjczf"/>
          <w:rFonts w:hint="eastAsia"/>
        </w:rPr>
        <w:t>完成</w:t>
      </w:r>
    </w:p>
    <w:p>
      <w:pPr>
        <w:pStyle w:val="ablt93"/>
        <w:pBdr>
          <w:bottom/>
        </w:pBdr>
        <w:ind w:left="0"/>
        <w:rPr>
          <w:rStyle w:val="krjczf"/>
        </w:rPr>
      </w:pPr>
      <w:r>
        <w:rPr/>
        <w:drawing>
          <wp:inline distT="0" distB="0" distL="0" distR="0">
            <wp:extent cx="5760085" cy="5760085"/>
            <wp:effectExtent l="0" t="0" r="0" b="0"/>
            <wp:docPr id="37" name="文本框 s9qhag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uwxe1i"/>
                          <w:rPr/>
                        </w:pPr>
                        <w:r>
                          <w:rPr>
                            <w:rStyle w:val="yv07zj"/>
                          </w:rPr>
                          <w:t>cd /root/wyh/model-task/{模型名称}</w:t>
                        </w:r>
                      </w:p>
                      <w:p>
                        <w:pPr>
                          <w:pStyle w:val="uwxe1i"/>
                          <w:rPr>
                            <w:rStyle w:val="yv07zj"/>
                          </w:rPr>
                        </w:pPr>
                        <w:r>
                          <w:rPr>
                            <w:rStyle w:val="yv07zj"/>
                          </w:rPr>
                          <w:t xml:space="preserve">bash -x </w:t>
                        </w:r>
                        <w:r>
                          <w:rPr>
                            <w:rStyle w:val="yv07zj"/>
                          </w:rPr>
                          <w:t>Pre-task-1</w:t>
                        </w:r>
                        <w:r>
                          <w:rPr>
                            <w:rStyle w:val="q4rzg7"/>
                            <w:rFonts w:hint="eastAsia"/>
                          </w:rPr>
                          <w:t>-</w:t>
                        </w:r>
                        <w:r>
                          <w:rPr>
                            <w:rStyle w:val="q4rzg7"/>
                            <w:rFonts w:hint="eastAsia"/>
                          </w:rPr>
                          <w:t>che</w:t>
                        </w:r>
                        <w:r>
                          <w:rPr>
                            <w:rStyle w:val="q4rzg7"/>
                            <w:rFonts w:hint="eastAsia"/>
                          </w:rPr>
                          <w:t>c</w:t>
                        </w:r>
                        <w:r>
                          <w:rPr>
                            <w:rStyle w:val="krjczf"/>
                            <w:rFonts w:hint="eastAsia"/>
                          </w:rPr>
                          <w:t>k</w:t>
                        </w:r>
                        <w:r>
                          <w:rPr>
                            <w:rStyle w:val="krjczf"/>
                            <w:rFonts w:hint="eastAsia"/>
                          </w:rPr>
                          <w:t>-</w:t>
                        </w:r>
                        <w:r>
                          <w:rPr>
                            <w:rStyle w:val="yv07zj"/>
                          </w:rPr>
                          <w:t>all.sh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ablt93"/>
        <w:pBdr>
          <w:bottom/>
        </w:pBdr>
        <w:ind w:left="0"/>
        <w:rPr>
          <w:i w:val="false"/>
          <w:strike w:val="false"/>
          <w:spacing w:val="0"/>
          <w:u w:val="none"/>
        </w:rPr>
      </w:pPr>
      <w:r>
        <w:rPr>
          <w:i w:val="false"/>
          <w:strike w:val="false"/>
          <w:spacing w:val="0"/>
          <w:u w:val="none"/>
        </w:rPr>
        <w:drawing>
          <wp:inline distT="0" distB="0" distL="0" distR="0">
            <wp:extent cx="5760085" cy="1723512"/>
            <wp:effectExtent l="0" t="0" r="0" b="0"/>
            <wp:docPr id="39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40" name="picture" descr="descript"/>
                    <pic:cNvPicPr/>
                  </pic:nvPicPr>
                  <pic:blipFill rotWithShape="true">
                    <a:blip r:embed="rId11"/>
                    <a:stretch/>
                  </pic:blipFill>
                  <pic:spPr>
                    <a:xfrm>
                      <a:off x="0" y="0"/>
                      <a:ext cx="5760085" cy="1723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numPr/>
        <w:pBdr>
          <w:bottom/>
        </w:pBdr>
        <w:ind/>
        <w:rPr>
          <w:i w:val="false"/>
          <w:strike w:val="false"/>
          <w:spacing w:val="0"/>
          <w:u w:val="none"/>
        </w:rPr>
      </w:pPr>
    </w:p>
    <w:p>
      <w:pPr>
        <w:pStyle w:val="8z1s18"/>
        <w:numPr/>
        <w:pBdr/>
        <w:ind/>
        <w:rPr>
          <w:rFonts w:hint="eastAsia"/>
          <w:shd w:val="clear" w:color="auto" w:fill="FFFF00"/>
        </w:rPr>
      </w:pPr>
      <w:r>
        <w:rPr>
          <w:rFonts w:hint="eastAsia"/>
        </w:rPr>
        <w:t>任务</w:t>
      </w:r>
      <w:r>
        <w:rPr>
          <w:rFonts w:hint="eastAsia"/>
        </w:rPr>
        <w:t>二</w:t>
      </w:r>
      <w:r>
        <w:rPr>
          <w:rFonts w:hint="eastAsia"/>
        </w:rPr>
        <w:t>：准备部署配置文件（15分钟）</w:t>
      </w:r>
    </w:p>
    <w:p>
      <w:pPr>
        <w:pStyle w:val="ablt93"/>
        <w:pBdr>
          <w:bottom/>
        </w:pBdr>
        <w:ind/>
        <w:rPr/>
      </w:pPr>
      <w:r>
        <w:rPr>
          <w:rFonts w:hint="eastAsia"/>
        </w:rPr>
        <w:t>登录</w:t>
      </w:r>
      <w:r>
        <w:rPr>
          <w:rFonts w:hint="eastAsia"/>
          <w:b/>
          <w:color w:val="FF0000"/>
        </w:rPr>
        <w:t>模型部署机房</w:t>
      </w:r>
      <w:r>
        <w:rPr>
          <w:rFonts w:hint="eastAsia"/>
        </w:rPr>
        <w:t>的</w:t>
      </w:r>
      <w:r>
        <w:rPr>
          <w:rFonts w:hint="eastAsia"/>
        </w:rPr>
        <w:t>master03</w:t>
      </w:r>
      <w:r>
        <w:rPr>
          <w:rFonts w:hint="eastAsia"/>
        </w:rPr>
        <w:t>，</w:t>
      </w:r>
      <w:r>
        <w:rPr>
          <w:rFonts w:hint="eastAsia"/>
        </w:rPr>
        <w:t>创建</w:t>
      </w:r>
      <w:r>
        <w:rPr>
          <w:rFonts w:hint="eastAsia"/>
        </w:rPr>
        <w:t>模型</w:t>
      </w:r>
      <w:r>
        <w:rPr>
          <w:rFonts w:hint="eastAsia"/>
        </w:rPr>
        <w:t>部署</w:t>
      </w:r>
      <w:r>
        <w:rPr>
          <w:rFonts w:hint="eastAsia"/>
        </w:rPr>
        <w:t>目录</w:t>
      </w:r>
    </w:p>
    <w:p>
      <w:pPr>
        <w:pStyle w:val="ablt93"/>
        <w:pBdr/>
        <w:ind/>
        <w:rPr>
          <w:rFonts w:hint="eastAsia"/>
        </w:rPr>
      </w:pPr>
      <w:r>
        <w:rPr/>
        <w:drawing>
          <wp:inline distT="0" distB="0" distL="0" distR="0">
            <wp:extent cx="5760085" cy="5760085"/>
            <wp:effectExtent l="0" t="0" r="0" b="0"/>
            <wp:docPr id="42" name="文本框 oue6hy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uwxe1i"/>
                          <w:rPr>
                            <w:rStyle w:val="yv07zj"/>
                          </w:rPr>
                        </w:pPr>
                        <w:r>
                          <w:rPr>
                            <w:rStyle w:val="yv07zj"/>
                            <w:rFonts w:hint="eastAsia"/>
                          </w:rPr>
                          <w:t>m</w:t>
                        </w:r>
                        <w:r>
                          <w:rPr>
                            <w:rStyle w:val="yv07zj"/>
                            <w:rFonts w:hint="eastAsia"/>
                          </w:rPr>
                          <w:t>k</w:t>
                        </w:r>
                        <w:r>
                          <w:rPr>
                            <w:rStyle w:val="yv07zj"/>
                            <w:rFonts w:hint="eastAsia"/>
                          </w:rPr>
                          <w:t>d</w:t>
                        </w:r>
                        <w:r>
                          <w:rPr>
                            <w:rStyle w:val="yv07zj"/>
                            <w:rFonts w:hint="eastAsia"/>
                          </w:rPr>
                          <w:t>i</w:t>
                        </w:r>
                        <w:r>
                          <w:rPr>
                            <w:rStyle w:val="yv07zj"/>
                            <w:rFonts w:hint="eastAsia"/>
                          </w:rPr>
                          <w:t>r</w:t>
                        </w:r>
                        <w:r>
                          <w:rPr>
                            <w:rStyle w:val="yv07zj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yv07zj"/>
                            <w:rFonts w:hint="eastAsia"/>
                          </w:rPr>
                          <w:t>/</w:t>
                        </w:r>
                        <w:r>
                          <w:rPr>
                            <w:rStyle w:val="yv07zj"/>
                            <w:rFonts w:hint="eastAsia"/>
                          </w:rPr>
                          <w:t>n</w:t>
                        </w:r>
                        <w:r>
                          <w:rPr>
                            <w:rStyle w:val="yv07zj"/>
                            <w:rFonts w:hint="eastAsia"/>
                          </w:rPr>
                          <w:t>v</w:t>
                        </w:r>
                        <w:r>
                          <w:rPr>
                            <w:rStyle w:val="yv07zj"/>
                            <w:rFonts w:hint="eastAsia"/>
                          </w:rPr>
                          <w:t>m</w:t>
                        </w:r>
                        <w:r>
                          <w:rPr>
                            <w:rStyle w:val="yv07zj"/>
                            <w:rFonts w:hint="eastAsia"/>
                          </w:rPr>
                          <w:t>e</w:t>
                        </w:r>
                        <w:r>
                          <w:rPr>
                            <w:rStyle w:val="yv07zj"/>
                            <w:rFonts w:hint="eastAsia"/>
                          </w:rPr>
                          <w:t>/</w:t>
                        </w:r>
                        <w:r>
                          <w:rPr>
                            <w:rStyle w:val="yv07zj"/>
                            <w:rFonts w:hint="eastAsia"/>
                          </w:rPr>
                          <w:t>v</w:t>
                        </w:r>
                        <w:r>
                          <w:rPr>
                            <w:rStyle w:val="yv07zj"/>
                            <w:rFonts w:hint="eastAsia"/>
                          </w:rPr>
                          <w:t>l</w:t>
                        </w:r>
                        <w:r>
                          <w:rPr>
                            <w:rStyle w:val="yv07zj"/>
                            <w:rFonts w:hint="eastAsia"/>
                          </w:rPr>
                          <w:t>l</w:t>
                        </w:r>
                        <w:r>
                          <w:rPr>
                            <w:rStyle w:val="yv07zj"/>
                            <w:rFonts w:hint="eastAsia"/>
                          </w:rPr>
                          <w:t>m</w:t>
                        </w:r>
                        <w:r>
                          <w:rPr>
                            <w:rStyle w:val="yv07zj"/>
                            <w:rFonts w:hint="eastAsia"/>
                          </w:rPr>
                          <w:t>-</w:t>
                        </w:r>
                        <w:r>
                          <w:rPr>
                            <w:rStyle w:val="yv07zj"/>
                            <w:rFonts w:hint="eastAsia"/>
                          </w:rPr>
                          <w:t>d</w:t>
                        </w:r>
                        <w:r>
                          <w:rPr>
                            <w:rStyle w:val="yv07zj"/>
                            <w:rFonts w:hint="eastAsia"/>
                          </w:rPr>
                          <w:t>e</w:t>
                        </w:r>
                        <w:r>
                          <w:rPr>
                            <w:rStyle w:val="yv07zj"/>
                            <w:rFonts w:hint="eastAsia"/>
                          </w:rPr>
                          <w:t>p</w:t>
                        </w:r>
                        <w:r>
                          <w:rPr>
                            <w:rStyle w:val="yv07zj"/>
                            <w:rFonts w:hint="eastAsia"/>
                          </w:rPr>
                          <w:t>l</w:t>
                        </w:r>
                        <w:r>
                          <w:rPr>
                            <w:rStyle w:val="yv07zj"/>
                            <w:rFonts w:hint="eastAsia"/>
                          </w:rPr>
                          <w:t>o</w:t>
                        </w:r>
                        <w:r>
                          <w:rPr>
                            <w:rStyle w:val="yv07zj"/>
                            <w:rFonts w:hint="eastAsia"/>
                          </w:rPr>
                          <w:t>y</w:t>
                        </w:r>
                        <w:r>
                          <w:rPr>
                            <w:rStyle w:val="yv07zj"/>
                            <w:rFonts w:hint="eastAsia"/>
                          </w:rPr>
                          <w:t>/</w:t>
                        </w:r>
                        <w:r>
                          <w:rPr>
                            <w:rStyle w:val="yv07zj"/>
                            <w:rFonts w:hint="eastAsia"/>
                          </w:rPr>
                          <w:t>{</w:t>
                        </w:r>
                        <w:r>
                          <w:rPr>
                            <w:rStyle w:val="yv07zj"/>
                            <w:rFonts w:hint="eastAsia"/>
                          </w:rPr>
                          <w:t>模型</w:t>
                        </w:r>
                        <w:r>
                          <w:rPr>
                            <w:rStyle w:val="yv07zj"/>
                            <w:rFonts w:hint="eastAsia"/>
                          </w:rPr>
                          <w:t>名</w:t>
                        </w:r>
                        <w:r>
                          <w:rPr>
                            <w:rStyle w:val="yv07zj"/>
                            <w:rFonts w:hint="eastAsia"/>
                          </w:rPr>
                          <w:t>}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  <w:r>
        <w:rPr>
          <w:rFonts w:hint="eastAsia"/>
        </w:rPr>
        <w:t xml:space="preserve"> </w:t>
      </w:r>
    </w:p>
    <w:p>
      <w:pPr>
        <w:pStyle w:val="ablt93"/>
        <w:pBdr/>
        <w:ind/>
        <w:rPr>
          <w:rFonts w:hint="eastAsia"/>
        </w:rPr>
      </w:pPr>
      <w:r>
        <w:rPr>
          <w:rFonts w:hint="eastAsia"/>
        </w:rPr>
        <w:t>基于客户提供的业务配置文件（xxxxx.yaml），准备模型配置文件</w:t>
      </w:r>
    </w:p>
    <w:p>
      <w:pPr>
        <w:pStyle w:val="ablt93"/>
        <w:pBdr/>
        <w:ind/>
        <w:rPr>
          <w:rFonts w:hint="eastAsia"/>
        </w:rPr>
      </w:pPr>
      <w:r>
        <w:rPr/>
        <w:drawing>
          <wp:inline distT="0" distB="0" distL="0" distR="0">
            <wp:extent cx="5760085" cy="5760085"/>
            <wp:effectExtent l="0" t="0" r="0" b="0"/>
            <wp:docPr id="44" name="文本框 pa5l7w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uwxe1i"/>
                          <w:rPr/>
                        </w:pPr>
                        <w:r>
                          <w:rPr>
                            <w:rStyle w:val="syuc25"/>
                            <w:rFonts w:hint="eastAsia"/>
                          </w:rPr>
                          <w:t>c</w:t>
                        </w:r>
                        <w:r>
                          <w:rPr>
                            <w:rStyle w:val="syuc25"/>
                            <w:rFonts w:hint="eastAsia"/>
                          </w:rPr>
                          <w:t>d</w:t>
                        </w:r>
                        <w:r>
                          <w:rPr>
                            <w:rStyle w:val="c7tayj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yv07zj"/>
                          </w:rPr>
                          <w:t>/nvme/vllm-deploy/{模型名}/</w:t>
                        </w:r>
                      </w:p>
                      <w:p>
                        <w:pPr>
                          <w:pStyle w:val="uwxe1i"/>
                          <w:rPr/>
                        </w:pPr>
                        <w:r>
                          <w:rPr>
                            <w:rStyle w:val="w436zz"/>
                            <w:rFonts w:hint="eastAsia"/>
                          </w:rPr>
                          <w:t>c</w:t>
                        </w:r>
                        <w:r>
                          <w:rPr>
                            <w:rStyle w:val="w436zz"/>
                            <w:rFonts w:hint="eastAsia"/>
                          </w:rPr>
                          <w:t>p</w:t>
                        </w:r>
                        <w:r>
                          <w:rPr>
                            <w:rStyle w:val="6toapl"/>
                            <w:rFonts w:hint="eastAsia"/>
                          </w:rPr>
                          <w:t xml:space="preserve"> </w:t>
                        </w:r>
                        <w:ins w:id="23" w:author="罗义兵" w:date="2026-07-08T13:50:00Z">
                          <w:r>
                            <w:rPr>
                              <w:rStyle w:val="yv07zj"/>
                            </w:rPr>
                            <w:t>{拷贝的自己目录}</w:t>
                          </w:r>
                        </w:ins>
                        <w:del w:id="24" w:author="罗义兵" w:date="2026-07-08T13:50:00Z">
                          <w:r>
                            <w:rPr>
                              <w:rStyle w:val="yv07zj"/>
                            </w:rPr>
                            <w:delText>/opt/exp-deploy</w:delText>
                          </w:r>
                        </w:del>
                        <w:r>
                          <w:rPr>
                            <w:rStyle w:val="yv07zj"/>
                          </w:rPr>
                          <w:t>/task-scripts/hblf2-master03/</w:t>
                        </w:r>
                        <w:r>
                          <w:rPr>
                            <w:rStyle w:val="yv07zj"/>
                          </w:rPr>
                          <w:t>xxxxx.yaml</w:t>
                        </w:r>
                        <w:r>
                          <w:rPr>
                            <w:rStyle w:val="w436zz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w436zz"/>
                            <w:rFonts w:hint="eastAsia"/>
                          </w:rPr>
                          <w:t>.</w:t>
                        </w:r>
                        <w:r>
                          <w:rPr>
                            <w:rStyle w:val="g4s3pj"/>
                            <w:rFonts w:hint="eastAsia"/>
                          </w:rPr>
                          <w:t>/</w:t>
                        </w:r>
                      </w:p>
                      <w:p>
                        <w:pPr>
                          <w:pStyle w:val="uwxe1i"/>
                          <w:rPr>
                            <w:rStyle w:val="yv07zj"/>
                          </w:rPr>
                        </w:pPr>
                        <w:r>
                          <w:rPr>
                            <w:rStyle w:val="w436zz"/>
                            <w:rFonts w:hint="eastAsia"/>
                          </w:rPr>
                          <w:t>b</w:t>
                        </w:r>
                        <w:r>
                          <w:rPr>
                            <w:rStyle w:val="w436zz"/>
                            <w:rFonts w:hint="eastAsia"/>
                          </w:rPr>
                          <w:t>a</w:t>
                        </w:r>
                        <w:r>
                          <w:rPr>
                            <w:rStyle w:val="w436zz"/>
                            <w:rFonts w:hint="eastAsia"/>
                          </w:rPr>
                          <w:t>s</w:t>
                        </w:r>
                        <w:r>
                          <w:rPr>
                            <w:rStyle w:val="w436zz"/>
                            <w:rFonts w:hint="eastAsia"/>
                          </w:rPr>
                          <w:t>h</w:t>
                        </w:r>
                        <w:r>
                          <w:rPr>
                            <w:rStyle w:val="6toapl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w436zz"/>
                            <w:rFonts w:hint="eastAsia"/>
                          </w:rPr>
                          <w:t>-</w:t>
                        </w:r>
                        <w:r>
                          <w:rPr>
                            <w:rStyle w:val="w436zz"/>
                            <w:rFonts w:hint="eastAsia"/>
                          </w:rPr>
                          <w:t>x</w:t>
                        </w:r>
                        <w:r>
                          <w:rPr>
                            <w:rStyle w:val="w436zz"/>
                            <w:rFonts w:hint="eastAsia"/>
                          </w:rPr>
                          <w:t xml:space="preserve"> </w:t>
                        </w:r>
                        <w:ins w:id="25" w:author="罗义兵" w:date="2026-07-08T13:51:00Z">
                          <w:r>
                            <w:rPr>
                              <w:rStyle w:val="yv07zj"/>
                            </w:rPr>
                            <w:t>{拷贝的自己目录}</w:t>
                          </w:r>
                        </w:ins>
                        <w:del w:id="26" w:author="罗义兵" w:date="2026-07-08T13:51:00Z">
                          <w:r>
                            <w:rPr>
                              <w:rStyle w:val="yv07zj"/>
                            </w:rPr>
                            <w:delText>/opt/exp-deploy</w:delText>
                          </w:r>
                        </w:del>
                        <w:r>
                          <w:rPr>
                            <w:rStyle w:val="yv07zj"/>
                          </w:rPr>
                          <w:t>/task-scripts/hblf2-master03</w:t>
                        </w:r>
                        <w:r>
                          <w:rPr>
                            <w:rStyle w:val="w436zz"/>
                            <w:rFonts w:hint="eastAsia"/>
                          </w:rPr>
                          <w:t>/</w:t>
                        </w:r>
                        <w:r>
                          <w:rPr>
                            <w:rStyle w:val="yv07zj"/>
                          </w:rPr>
                          <w:t>Pre-task-2.sh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  <w:r>
        <w:rPr>
          <w:rFonts w:hint="eastAsia"/>
        </w:rPr>
        <w:t xml:space="preserve"> </w:t>
      </w:r>
    </w:p>
    <w:p>
      <w:pPr>
        <w:pStyle w:val="ablt93"/>
        <w:pBdr/>
        <w:ind/>
        <w:rPr>
          <w:rFonts w:hint="eastAsia"/>
        </w:rPr>
      </w:pPr>
      <w:r>
        <w:rPr>
          <w:rFonts w:hint="eastAsia"/>
        </w:rPr>
        <w:t>检查</w:t>
      </w:r>
      <w:r>
        <w:rPr>
          <w:rFonts w:hint="eastAsia"/>
        </w:rPr>
        <w:t>配置</w:t>
      </w:r>
      <w:r>
        <w:rPr>
          <w:rFonts w:hint="eastAsia"/>
        </w:rPr>
        <w:t>文件</w:t>
      </w:r>
    </w:p>
    <w:p>
      <w:pPr>
        <w:pStyle w:val="ablt93"/>
        <w:pBdr/>
        <w:ind/>
        <w:rPr>
          <w:rFonts w:hint="eastAsia"/>
        </w:rPr>
      </w:pPr>
      <w:r>
        <w:rPr/>
        <w:drawing>
          <wp:inline distT="0" distB="0" distL="0" distR="0">
            <wp:extent cx="5760085" cy="5760085"/>
            <wp:effectExtent l="0" t="0" r="0" b="0"/>
            <wp:docPr id="46" name="文本框 z8l9se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uwxe1i"/>
                          <w:rPr/>
                        </w:pPr>
                        <w:r>
                          <w:rPr>
                            <w:rStyle w:val="yv07zj"/>
                          </w:rPr>
                          <w:t>cd /nvme/vllm-deploy/{模型名}/</w:t>
                        </w:r>
                      </w:p>
                      <w:p>
                        <w:pPr>
                          <w:pStyle w:val="uwxe1i"/>
                          <w:rPr>
                            <w:rStyle w:val="yv07zj"/>
                          </w:rPr>
                        </w:pPr>
                        <w:r>
                          <w:rPr>
                            <w:rStyle w:val="w436zz"/>
                            <w:rFonts w:hint="eastAsia"/>
                          </w:rPr>
                          <w:t>v</w:t>
                        </w:r>
                        <w:r>
                          <w:rPr>
                            <w:rStyle w:val="6toapl"/>
                            <w:rFonts w:hint="eastAsia"/>
                          </w:rPr>
                          <w:t>i</w:t>
                        </w:r>
                        <w:r>
                          <w:rPr>
                            <w:rStyle w:val="6toapl"/>
                            <w:rFonts w:hint="eastAsia"/>
                          </w:rPr>
                          <w:t>m</w:t>
                        </w:r>
                        <w:r>
                          <w:rPr>
                            <w:rStyle w:val="6toapl"/>
                            <w:rFonts w:hint="eastAsia"/>
                          </w:rPr>
                          <w:t>d</w:t>
                        </w:r>
                        <w:r>
                          <w:rPr>
                            <w:rStyle w:val="w436zz"/>
                            <w:rFonts w:hint="eastAsia"/>
                          </w:rPr>
                          <w:t>i</w:t>
                        </w:r>
                        <w:r>
                          <w:rPr>
                            <w:rStyle w:val="w436zz"/>
                            <w:rFonts w:hint="eastAsia"/>
                          </w:rPr>
                          <w:t>f</w:t>
                        </w:r>
                        <w:r>
                          <w:rPr>
                            <w:rStyle w:val="w436zz"/>
                            <w:rFonts w:hint="eastAsia"/>
                          </w:rPr>
                          <w:t>f</w:t>
                        </w:r>
                        <w:r>
                          <w:rPr>
                            <w:rStyle w:val="w436zz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w436zz"/>
                            <w:rFonts w:hint="eastAsia"/>
                          </w:rPr>
                          <w:t>v</w:t>
                        </w:r>
                        <w:r>
                          <w:rPr>
                            <w:rStyle w:val="6toapl"/>
                            <w:rFonts w:hint="eastAsia"/>
                          </w:rPr>
                          <w:t>a</w:t>
                        </w:r>
                        <w:r>
                          <w:rPr>
                            <w:rStyle w:val="w436zz"/>
                            <w:rFonts w:hint="eastAsia"/>
                          </w:rPr>
                          <w:t>l</w:t>
                        </w:r>
                        <w:r>
                          <w:rPr>
                            <w:rStyle w:val="w436zz"/>
                            <w:rFonts w:hint="eastAsia"/>
                          </w:rPr>
                          <w:t>u</w:t>
                        </w:r>
                        <w:r>
                          <w:rPr>
                            <w:rStyle w:val="w436zz"/>
                            <w:rFonts w:hint="eastAsia"/>
                          </w:rPr>
                          <w:t>e</w:t>
                        </w:r>
                        <w:r>
                          <w:rPr>
                            <w:rStyle w:val="w436zz"/>
                            <w:rFonts w:hint="eastAsia"/>
                          </w:rPr>
                          <w:t>s</w:t>
                        </w:r>
                        <w:r>
                          <w:rPr>
                            <w:rStyle w:val="w436zz"/>
                            <w:rFonts w:hint="eastAsia"/>
                          </w:rPr>
                          <w:t>.</w:t>
                        </w:r>
                        <w:r>
                          <w:rPr>
                            <w:rStyle w:val="w436zz"/>
                            <w:rFonts w:hint="eastAsia"/>
                          </w:rPr>
                          <w:t>y</w:t>
                        </w:r>
                        <w:r>
                          <w:rPr>
                            <w:rStyle w:val="w436zz"/>
                            <w:rFonts w:hint="eastAsia"/>
                          </w:rPr>
                          <w:t>a</w:t>
                        </w:r>
                        <w:r>
                          <w:rPr>
                            <w:rStyle w:val="w436zz"/>
                            <w:rFonts w:hint="eastAsia"/>
                          </w:rPr>
                          <w:t>m</w:t>
                        </w:r>
                        <w:r>
                          <w:rPr>
                            <w:rStyle w:val="w436zz"/>
                            <w:rFonts w:hint="eastAsia"/>
                          </w:rPr>
                          <w:t>l</w:t>
                        </w:r>
                        <w:r>
                          <w:rPr>
                            <w:rStyle w:val="w436zz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yv07zj"/>
                          </w:rPr>
                          <w:t>values.yaml</w:t>
                        </w:r>
                        <w:r>
                          <w:rPr>
                            <w:rStyle w:val="w436zz"/>
                            <w:rFonts w:hint="eastAsia"/>
                          </w:rPr>
                          <w:t>.</w:t>
                        </w:r>
                        <w:r>
                          <w:rPr>
                            <w:rStyle w:val="w436zz"/>
                            <w:rFonts w:hint="eastAsia"/>
                          </w:rPr>
                          <w:t>b</w:t>
                        </w:r>
                        <w:r>
                          <w:rPr>
                            <w:rStyle w:val="w436zz"/>
                            <w:rFonts w:hint="eastAsia"/>
                          </w:rPr>
                          <w:t>a</w:t>
                        </w:r>
                        <w:r>
                          <w:rPr>
                            <w:rStyle w:val="w436zz"/>
                            <w:rFonts w:hint="eastAsia"/>
                          </w:rPr>
                          <w:t>k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  <w:r>
        <w:rPr>
          <w:rFonts w:hint="eastAsia"/>
        </w:rPr>
        <w:t xml:space="preserve"> </w:t>
      </w:r>
    </w:p>
    <w:p>
      <w:pPr>
        <w:pStyle w:val="ablt93"/>
        <w:pBdr/>
        <w:ind/>
        <w:rPr>
          <w:rFonts w:hint="eastAsia"/>
        </w:rPr>
      </w:pPr>
      <w:r>
        <w:rPr>
          <w:rFonts w:hint="eastAsia"/>
        </w:rPr>
        <w:t>单机</w:t>
      </w:r>
      <w:r>
        <w:rPr>
          <w:rFonts w:hint="eastAsia"/>
        </w:rPr>
        <w:t>需要</w:t>
      </w:r>
      <w:r>
        <w:rPr>
          <w:rFonts w:hint="eastAsia"/>
        </w:rPr>
        <w:t>检查</w:t>
      </w:r>
      <w:r>
        <w:rPr>
          <w:rFonts w:hint="eastAsia"/>
        </w:rPr>
        <w:t>的</w:t>
      </w:r>
      <w:r>
        <w:rPr>
          <w:rFonts w:hint="eastAsia"/>
        </w:rPr>
        <w:t>配置</w:t>
      </w:r>
      <w:r>
        <w:rPr>
          <w:rFonts w:hint="eastAsia"/>
        </w:rPr>
        <w:t>项</w:t>
      </w:r>
      <w:r>
        <w:rPr>
          <w:rFonts w:hint="eastAsia"/>
        </w:rPr>
        <w:t>，</w:t>
      </w:r>
      <w:r>
        <w:rPr>
          <w:rFonts w:hint="eastAsia"/>
        </w:rPr>
        <w:t>预期</w:t>
      </w:r>
      <w:r>
        <w:rPr>
          <w:rFonts w:hint="eastAsia"/>
        </w:rPr>
        <w:t>要和</w:t>
      </w:r>
      <w:r>
        <w:rPr>
          <w:rFonts w:hint="eastAsia"/>
        </w:rPr>
        <w:t xml:space="preserve"> </w:t>
      </w:r>
      <w:r>
        <w:rPr>
          <w:rFonts w:hint="eastAsia"/>
        </w:rPr>
        <w:t>客户</w:t>
      </w:r>
      <w:r>
        <w:rPr>
          <w:rFonts w:hint="eastAsia"/>
        </w:rPr>
        <w:t>提供</w:t>
      </w:r>
      <w:r>
        <w:rPr>
          <w:rFonts w:hint="eastAsia"/>
        </w:rPr>
        <w:t>的</w:t>
      </w:r>
      <w:r>
        <w:rPr>
          <w:rFonts w:hint="eastAsia"/>
        </w:rPr>
        <w:t>配置</w:t>
      </w:r>
      <w:r>
        <w:rPr>
          <w:rFonts w:hint="eastAsia"/>
        </w:rPr>
        <w:t>文件</w:t>
      </w:r>
      <w:r>
        <w:rPr>
          <w:rFonts w:hint="eastAsia"/>
        </w:rPr>
        <w:t>保持</w:t>
      </w:r>
      <w:r>
        <w:rPr>
          <w:rFonts w:hint="eastAsia"/>
        </w:rPr>
        <w:t>一致</w:t>
      </w:r>
      <w:r>
        <w:rPr>
          <w:rFonts w:hint="eastAsia"/>
        </w:rPr>
        <w:t>(</w:t>
      </w:r>
      <w:r>
        <w:rPr>
          <w:rFonts w:hint="eastAsia"/>
        </w:rPr>
        <w:t>这里</w:t>
      </w:r>
      <w:r>
        <w:rPr>
          <w:rFonts w:hint="eastAsia"/>
        </w:rPr>
        <w:t>参考</w:t>
      </w:r>
      <w:r>
        <w:rPr>
          <w:rFonts w:hint="eastAsia"/>
        </w:rPr>
        <w:t>示例</w:t>
      </w:r>
      <w:r>
        <w:rPr>
          <w:rStyle w:val="l5dwxz"/>
        </w:rPr>
        <w:t>aggregration-values.yaml</w:t>
      </w:r>
      <w:r>
        <w:rPr>
          <w:rFonts w:hint="eastAsia"/>
        </w:rPr>
        <w:t xml:space="preserve"> </w:t>
      </w:r>
      <w:r>
        <w:rPr>
          <w:rFonts w:hint="eastAsia"/>
        </w:rPr>
        <w:t>)</w:t>
      </w:r>
    </w:p>
    <w:p>
      <w:pPr>
        <w:pStyle w:val="ablt93"/>
        <w:pBdr/>
        <w:ind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5760085" cy="7334062"/>
            <wp:effectExtent l="0" t="0" r="0" b="0"/>
            <wp:docPr id="4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49" name="picture" descr="descript"/>
                    <pic:cNvPicPr/>
                  </pic:nvPicPr>
                  <pic:blipFill rotWithShape="true">
                    <a:blip r:embed="rId12"/>
                    <a:stretch/>
                  </pic:blipFill>
                  <pic:spPr>
                    <a:xfrm>
                      <a:off x="0" y="0"/>
                      <a:ext cx="5760085" cy="7334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ind/>
        <w:rPr>
          <w:b/>
          <w:color w:val="FF0000"/>
          <w:shd w:val="clear" w:color="auto" w:fill="auto"/>
        </w:rPr>
      </w:pPr>
      <w:r>
        <w:rPr>
          <w:rFonts w:hint="eastAsia"/>
          <w:b/>
          <w:color w:val="FF0000"/>
          <w:shd w:val="clear" w:color="auto" w:fill="auto"/>
        </w:rPr>
        <w:t>命令执行后会输出以下信息</w:t>
      </w:r>
    </w:p>
    <w:p>
      <w:pPr>
        <w:pStyle w:val="ablt93"/>
        <w:pBdr/>
        <w:ind/>
        <w:rPr/>
      </w:pPr>
      <w:r>
        <w:rPr/>
        <w:drawing>
          <wp:inline distT="0" distB="0" distL="0" distR="0">
            <wp:extent cx="5760085" cy="4411265"/>
            <wp:effectExtent l="0" t="0" r="0" b="0"/>
            <wp:docPr id="51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52" name="picture" descr="descript"/>
                    <pic:cNvPicPr/>
                  </pic:nvPicPr>
                  <pic:blipFill rotWithShape="true">
                    <a:blip r:embed="rId13"/>
                    <a:stretch/>
                  </pic:blipFill>
                  <pic:spPr>
                    <a:xfrm>
                      <a:off x="0" y="0"/>
                      <a:ext cx="5760085" cy="441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ind/>
        <w:rPr>
          <w:rFonts w:hint="eastAsia"/>
          <w:b/>
          <w:color w:val="FF0000"/>
          <w:shd w:val="clear" w:color="auto" w:fill="auto"/>
        </w:rPr>
      </w:pPr>
      <w:r>
        <w:rPr>
          <w:rFonts w:hint="eastAsia"/>
          <w:b/>
          <w:color w:val="FF0000"/>
          <w:shd w:val="clear" w:color="auto" w:fill="auto"/>
        </w:rPr>
        <w:t>注意</w:t>
      </w:r>
      <w:r>
        <w:rPr>
          <w:rFonts w:hint="eastAsia"/>
          <w:b/>
          <w:color w:val="FF0000"/>
          <w:shd w:val="clear" w:color="auto" w:fill="auto"/>
        </w:rPr>
        <w:t>：</w:t>
      </w:r>
      <w:r>
        <w:rPr>
          <w:rFonts w:hint="eastAsia"/>
          <w:b/>
          <w:color w:val="FF0000"/>
          <w:shd w:val="clear" w:color="auto" w:fill="auto"/>
        </w:rPr>
        <w:t>将</w:t>
      </w:r>
      <w:r>
        <w:rPr>
          <w:rFonts w:hint="eastAsia"/>
          <w:b/>
          <w:color w:val="FF0000"/>
          <w:shd w:val="clear" w:color="auto" w:fill="auto"/>
        </w:rPr>
        <w:t>以上</w:t>
      </w:r>
      <w:r>
        <w:rPr>
          <w:rFonts w:hint="eastAsia"/>
          <w:b/>
          <w:color w:val="FF0000"/>
          <w:shd w:val="clear" w:color="auto" w:fill="auto"/>
        </w:rPr>
        <w:t>输出</w:t>
      </w:r>
      <w:r>
        <w:rPr>
          <w:rFonts w:hint="eastAsia"/>
          <w:b/>
          <w:color w:val="FF0000"/>
          <w:shd w:val="clear" w:color="auto" w:fill="auto"/>
        </w:rPr>
        <w:t>的</w:t>
      </w:r>
      <w:r>
        <w:rPr>
          <w:rFonts w:hint="eastAsia"/>
          <w:b/>
          <w:color w:val="FF0000"/>
          <w:shd w:val="clear" w:color="auto" w:fill="auto"/>
        </w:rPr>
        <w:t>文本记录到文档中，供后续步骤使用相关参数</w:t>
      </w:r>
    </w:p>
    <w:p>
      <w:pPr>
        <w:pStyle w:val="ablt93"/>
        <w:pBdr/>
        <w:ind/>
        <w:rPr>
          <w:b/>
        </w:rPr>
      </w:pPr>
      <w:r>
        <w:rPr>
          <w:rFonts w:hint="eastAsia"/>
          <w:b/>
          <w:color w:val="FF0000"/>
        </w:rPr>
        <w:t>公司内部测试注意将“</w:t>
      </w:r>
      <w:r>
        <w:rPr>
          <w:rStyle w:val="c6twf0"/>
          <w:b/>
          <w:color w:val="FF0000"/>
        </w:rPr>
        <w:t>api-domain</w:t>
      </w:r>
      <w:r>
        <w:rPr>
          <w:rFonts w:hint="eastAsia"/>
          <w:b/>
          <w:color w:val="FF0000"/>
        </w:rPr>
        <w:t>”中开头的"test"改为"aw"，用于区分公司内部自己测试的域名，便于测试完成后的清理</w:t>
      </w:r>
      <w:r>
        <w:rPr>
          <w:rFonts w:hint="eastAsia"/>
          <w:b/>
          <w:color w:val="FF0000"/>
        </w:rPr>
        <w:t>（</w:t>
      </w:r>
      <w:r>
        <w:rPr>
          <w:rFonts w:hint="eastAsia"/>
          <w:b/>
          <w:color w:val="FF0000"/>
        </w:rPr>
        <w:t>如</w:t>
      </w:r>
      <w:r>
        <w:rPr>
          <w:rFonts w:hint="eastAsia"/>
          <w:b/>
          <w:color w:val="FF0000"/>
        </w:rPr>
        <w:t xml:space="preserve"> </w:t>
      </w:r>
      <w:r>
        <w:rPr>
          <w:b/>
          <w:color w:val="FF0000"/>
        </w:rPr>
        <w:t>test-hy-vision-205-rl-awcloud.awcloudvip.com</w:t>
      </w:r>
      <w:r>
        <w:rPr>
          <w:rStyle w:val="8idyel"/>
          <w:rFonts w:hint="eastAsia"/>
          <w:b/>
          <w:color w:val="FF0000"/>
        </w:rPr>
        <w:t xml:space="preserve"> 改为 aw</w:t>
      </w:r>
      <w:r>
        <w:rPr>
          <w:rStyle w:val="8idyel"/>
          <w:b/>
          <w:color w:val="FF0000"/>
        </w:rPr>
        <w:t>-hy-vision-205-rl-awcloud.awcloudvip.com</w:t>
      </w:r>
      <w:r>
        <w:rPr>
          <w:rStyle w:val="8idyel"/>
          <w:rFonts w:hint="eastAsia"/>
          <w:b/>
          <w:color w:val="FF0000"/>
        </w:rPr>
        <w:t>）</w:t>
      </w:r>
    </w:p>
    <w:p>
      <w:pPr>
        <w:pStyle w:val="ablt93"/>
        <w:pBdr/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54" name="文本框 1plulb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uwxe1i"/>
                          <w:rPr/>
                        </w:pPr>
                        <w:r>
                          <w:rPr>
                            <w:rStyle w:val="yv07zj"/>
                          </w:rPr>
                          <w:t xml:space="preserve">  resourceName  = hy-vision-205-rl-awcloud</w:t>
                        </w:r>
                      </w:p>
                      <w:p>
                        <w:pPr>
                          <w:pStyle w:val="uwxe1i"/>
                          <w:rPr/>
                        </w:pPr>
                        <w:r>
                          <w:rPr>
                            <w:rStyle w:val="yv07zj"/>
                          </w:rPr>
                          <w:t xml:space="preserve">  modelName     = HY-VISION-2.0.5_RL_AWCLOUD</w:t>
                        </w:r>
                      </w:p>
                      <w:p>
                        <w:pPr>
                          <w:pStyle w:val="uwxe1i"/>
                          <w:rPr/>
                        </w:pPr>
                        <w:r>
                          <w:rPr>
                            <w:rStyle w:val="yv07zj"/>
                          </w:rPr>
                          <w:t xml:space="preserve">  modelBaseDir  = "/data3/model"</w:t>
                        </w:r>
                      </w:p>
                      <w:p>
                        <w:pPr>
                          <w:pStyle w:val="uwxe1i"/>
                          <w:rPr/>
                        </w:pPr>
                        <w:r>
                          <w:rPr>
                            <w:rStyle w:val="yv07zj"/>
                          </w:rPr>
                          <w:t xml:space="preserve">  isOffline     = True</w:t>
                        </w:r>
                      </w:p>
                      <w:p>
                        <w:pPr>
                          <w:pStyle w:val="uwxe1i"/>
                          <w:rPr/>
                        </w:pPr>
                        <w:r>
                          <w:rPr>
                            <w:rStyle w:val="yv07zj"/>
                          </w:rPr>
                          <w:t xml:space="preserve">  replicaCount  = 2</w:t>
                        </w:r>
                      </w:p>
                      <w:p>
                        <w:pPr>
                          <w:pStyle w:val="uwxe1i"/>
                          <w:rPr/>
                        </w:pPr>
                        <w:r>
                          <w:rPr>
                            <w:rStyle w:val="yv07zj"/>
                          </w:rPr>
                          <w:t xml:space="preserve">  vip           = 12.120.29.61</w:t>
                        </w:r>
                      </w:p>
                      <w:p>
                        <w:pPr>
                          <w:pStyle w:val="uwxe1i"/>
                          <w:rPr/>
                        </w:pPr>
                        <w:r>
                          <w:rPr>
                            <w:rStyle w:val="yv07zj"/>
                          </w:rPr>
                          <w:t xml:space="preserve">  domain        = api-ds1-sg.awcloudvip.com</w:t>
                        </w:r>
                      </w:p>
                      <w:p>
                        <w:pPr>
                          <w:pStyle w:val="uwxe1i"/>
                          <w:rPr/>
                        </w:pPr>
                        <w:r>
                          <w:rPr>
                            <w:rStyle w:val="yv07zj"/>
                          </w:rPr>
                          <w:t xml:space="preserve">  api-domain    = test-hy-vision-205-rl-awcloud.awcloudvip.com</w:t>
                        </w:r>
                      </w:p>
                      <w:p>
                        <w:pPr>
                          <w:pStyle w:val="uwxe1i"/>
                          <w:rPr/>
                        </w:pPr>
                        <w:r>
                          <w:rPr>
                            <w:rStyle w:val="yv07zj"/>
                          </w:rPr>
                          <w:t xml:space="preserve">  region        = gd-shaoguan</w:t>
                        </w:r>
                      </w:p>
                      <w:p>
                        <w:pPr>
                          <w:pStyle w:val="uwxe1i"/>
                          <w:rPr/>
                        </w:pPr>
                        <w:r>
                          <w:rPr>
                            <w:rStyle w:val="yv07zj"/>
                          </w:rPr>
                          <w:t xml:space="preserve">  env           = offline</w:t>
                        </w:r>
                      </w:p>
                      <w:p>
                        <w:pPr>
                          <w:pStyle w:val="uwxe1i"/>
                          <w:rPr>
                            <w:rStyle w:val="yv07zj"/>
                          </w:rPr>
                        </w:pPr>
                        <w:r>
                          <w:rPr>
                            <w:rStyle w:val="yv07zj"/>
                          </w:rPr>
                          <w:t xml:space="preserve">  servicePort   = 8000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  <w:r>
        <w:rPr>
          <w:rFonts w:hint="eastAsia"/>
        </w:rPr>
        <w:t xml:space="preserve"> </w:t>
      </w:r>
    </w:p>
    <w:p>
      <w:pPr>
        <w:pStyle w:val="8z1s18"/>
        <w:numPr/>
        <w:pBdr/>
        <w:ind/>
        <w:rPr>
          <w:rFonts w:hint="eastAsia"/>
          <w:shd w:val="clear" w:color="auto" w:fill="FFFF00"/>
        </w:rPr>
      </w:pPr>
      <w:r>
        <w:rPr>
          <w:rFonts w:hint="eastAsia"/>
        </w:rPr>
        <w:t>任务</w:t>
      </w:r>
      <w:r>
        <w:rPr>
          <w:rFonts w:hint="eastAsia"/>
        </w:rPr>
        <w:t>三</w:t>
      </w:r>
      <w:r>
        <w:rPr>
          <w:rFonts w:hint="eastAsia"/>
        </w:rPr>
        <w:t>：</w:t>
      </w:r>
      <w:r>
        <w:rPr>
          <w:rFonts w:hint="eastAsia"/>
        </w:rPr>
        <w:t>创建oneapi渠道（5分钟）</w:t>
      </w:r>
    </w:p>
    <w:p>
      <w:pPr>
        <w:pStyle w:val="ablt93"/>
        <w:pBdr/>
        <w:ind/>
        <w:rPr>
          <w:rFonts w:hint="eastAsia"/>
        </w:rPr>
      </w:pPr>
      <w:r>
        <w:rPr>
          <w:rFonts w:hint="eastAsia"/>
        </w:rPr>
        <w:t>在</w:t>
      </w:r>
      <w:r>
        <w:rPr>
          <w:rFonts w:hint="eastAsia"/>
          <w:b/>
          <w:color w:val="FF0000"/>
        </w:rPr>
        <w:t>模型部署机房</w:t>
      </w:r>
      <w:r>
        <w:rPr>
          <w:rFonts w:hint="eastAsia"/>
        </w:rPr>
        <w:t>的master03节点执行</w:t>
      </w:r>
      <w:r>
        <w:rPr/>
        <w:drawing>
          <wp:inline distT="0" distB="0" distL="0" distR="0">
            <wp:extent cx="5760085" cy="5760085"/>
            <wp:effectExtent l="0" t="0" r="0" b="0"/>
            <wp:docPr id="56" name="文本框 c2ld64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uwxe1i"/>
                          <w:rPr>
                            <w:rStyle w:val="yv07zj"/>
                          </w:rPr>
                        </w:pPr>
                        <w:r>
                          <w:rPr>
                            <w:rStyle w:val="3i8utp"/>
                            <w:rFonts w:hint="eastAsia"/>
                          </w:rPr>
                          <w:t>bash</w:t>
                        </w:r>
                        <w:r>
                          <w:rPr>
                            <w:rStyle w:val="3i8utp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3i8utp"/>
                            <w:rFonts w:hint="eastAsia"/>
                          </w:rPr>
                          <w:t>-</w:t>
                        </w:r>
                        <w:r>
                          <w:rPr>
                            <w:rStyle w:val="3lli9i"/>
                            <w:rFonts w:hint="eastAsia"/>
                          </w:rPr>
                          <w:t>x</w:t>
                        </w:r>
                        <w:r>
                          <w:rPr>
                            <w:rStyle w:val="jev3xp"/>
                            <w:rFonts w:hint="eastAsia"/>
                          </w:rPr>
                          <w:t xml:space="preserve"> </w:t>
                        </w:r>
                        <w:ins w:id="27" w:author="罗义兵" w:date="2026-07-08T13:51:00Z">
                          <w:r>
                            <w:rPr>
                              <w:rStyle w:val="yv07zj"/>
                            </w:rPr>
                            <w:t>{拷贝的自己目录}</w:t>
                          </w:r>
                        </w:ins>
                        <w:del w:id="28" w:author="罗义兵" w:date="2026-07-08T13:51:00Z">
                          <w:r>
                            <w:rPr>
                              <w:rStyle w:val="yv07zj"/>
                            </w:rPr>
                            <w:delText>/opt/exp-deploy</w:delText>
                          </w:r>
                        </w:del>
                        <w:r>
                          <w:rPr>
                            <w:rStyle w:val="yv07zj"/>
                          </w:rPr>
                          <w:t>/task-scripts/hblf2-master03</w:t>
                        </w:r>
                        <w:r>
                          <w:rPr>
                            <w:rStyle w:val="yv07zj"/>
                          </w:rPr>
                          <w:t>/</w:t>
                        </w:r>
                        <w:r>
                          <w:rPr>
                            <w:rStyle w:val="yv07zj"/>
                          </w:rPr>
                          <w:t>Pre-task-3.sh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  <w:r>
        <w:rPr>
          <w:rFonts w:hint="eastAsia"/>
        </w:rPr>
        <w:t xml:space="preserve"> </w:t>
      </w:r>
    </w:p>
    <w:p>
      <w:pPr>
        <w:pStyle w:val="8z1s18"/>
        <w:pBdr/>
        <w:ind/>
        <w:rPr>
          <w:rFonts w:hint="eastAsia"/>
        </w:rPr>
      </w:pPr>
      <w:r>
        <w:rPr>
          <w:rFonts w:hint="eastAsia"/>
        </w:rPr>
        <w:t>任务</w:t>
      </w:r>
      <w:r>
        <w:rPr>
          <w:rFonts w:hint="eastAsia"/>
        </w:rPr>
        <w:t>四</w:t>
      </w:r>
      <w:r>
        <w:rPr>
          <w:rFonts w:hint="eastAsia"/>
        </w:rPr>
        <w:t>：</w:t>
      </w:r>
      <w:r>
        <w:rPr>
          <w:rFonts w:hint="eastAsia"/>
        </w:rPr>
        <w:t>为</w:t>
      </w:r>
      <w:r>
        <w:rPr>
          <w:rFonts w:hint="eastAsia"/>
        </w:rPr>
        <w:t>节点</w:t>
      </w:r>
      <w:r>
        <w:rPr>
          <w:rFonts w:hint="eastAsia"/>
        </w:rPr>
        <w:t>打</w:t>
      </w:r>
      <w:r>
        <w:rPr>
          <w:rFonts w:hint="eastAsia"/>
        </w:rPr>
        <w:t>标签</w:t>
      </w:r>
      <w:r>
        <w:rPr>
          <w:rFonts w:hint="eastAsia"/>
        </w:rPr>
        <w:t>（</w:t>
      </w:r>
      <w:r>
        <w:rPr>
          <w:rFonts w:hint="eastAsia"/>
        </w:rPr>
        <w:t>5</w:t>
      </w:r>
      <w:r>
        <w:rPr>
          <w:rFonts w:hint="eastAsia"/>
        </w:rPr>
        <w:t>分钟</w:t>
      </w:r>
      <w:r>
        <w:rPr>
          <w:rFonts w:hint="eastAsia"/>
        </w:rPr>
        <w:t>）</w:t>
      </w:r>
    </w:p>
    <w:p>
      <w:pPr>
        <w:pStyle w:val="ablt93"/>
        <w:pBdr/>
        <w:ind w:left="0"/>
        <w:rPr>
          <w:rFonts w:hint="eastAsia"/>
        </w:rPr>
      </w:pPr>
      <w:r>
        <w:rPr>
          <w:rFonts w:hint="eastAsia"/>
        </w:rPr>
        <w:t>到部署模型的机房</w:t>
      </w:r>
      <w:r>
        <w:rPr>
          <w:rFonts w:hint="eastAsia"/>
        </w:rPr>
        <w:t>(</w:t>
      </w:r>
      <w:r>
        <w:rPr>
          <w:rFonts w:hint="eastAsia"/>
          <w:i w:val="false"/>
          <w:strike w:val="false"/>
          <w:spacing w:val="0"/>
          <w:u w:val="none"/>
        </w:rPr>
        <w:t>master03</w:t>
      </w:r>
      <w:r>
        <w:rPr>
          <w:rFonts w:hint="eastAsia"/>
        </w:rPr>
        <w:t>)</w:t>
      </w:r>
      <w:r>
        <w:rPr>
          <w:rFonts w:hint="eastAsia"/>
        </w:rPr>
        <w:t>执行</w:t>
      </w:r>
      <w:r>
        <w:rPr>
          <w:rFonts w:hint="eastAsia"/>
        </w:rPr>
        <w:t>打</w:t>
      </w:r>
      <w:r>
        <w:rPr>
          <w:rFonts w:hint="eastAsia"/>
        </w:rPr>
        <w:t>标签</w:t>
      </w:r>
      <w:r>
        <w:rPr>
          <w:rFonts w:hint="eastAsia"/>
        </w:rPr>
        <w:t>脚本</w:t>
      </w:r>
    </w:p>
    <w:p>
      <w:pPr>
        <w:pStyle w:val="ablt93"/>
        <w:pBdr/>
        <w:ind w:left="0"/>
        <w:rPr>
          <w:rFonts w:hint="eastAsia"/>
        </w:rPr>
      </w:pPr>
      <w:r>
        <w:rPr/>
        <w:drawing>
          <wp:inline distT="0" distB="0" distL="0" distR="0">
            <wp:extent cx="5760085" cy="5760085"/>
            <wp:effectExtent l="0" t="0" r="0" b="0"/>
            <wp:docPr id="58" name="文本框 xqn7th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uwxe1i"/>
                          <w:rPr>
                            <w:rStyle w:val="yv07zj"/>
                          </w:rPr>
                        </w:pPr>
                        <w:r>
                          <w:rPr>
                            <w:rStyle w:val="yv07zj"/>
                          </w:rPr>
                          <w:t xml:space="preserve">bash -x </w:t>
                        </w:r>
                        <w:ins w:id="29" w:author="罗义兵" w:date="2026-07-08T13:51:00Z">
                          <w:r>
                            <w:rPr>
                              <w:rStyle w:val="yv07zj"/>
                            </w:rPr>
                            <w:t>{拷贝的自己目录}</w:t>
                          </w:r>
                        </w:ins>
                        <w:del w:id="30" w:author="罗义兵" w:date="2026-07-08T13:51:00Z">
                          <w:r>
                            <w:rPr>
                              <w:rStyle w:val="yv07zj"/>
                            </w:rPr>
                            <w:delText>/opt/exp-deploy</w:delText>
                          </w:r>
                        </w:del>
                        <w:r>
                          <w:rPr>
                            <w:rStyle w:val="yv07zj"/>
                          </w:rPr>
                          <w:t>/task-scripts/hblf2-master03/</w:t>
                        </w:r>
                        <w:r>
                          <w:rPr>
                            <w:rStyle w:val="yv07zj"/>
                          </w:rPr>
                          <w:t>Pre-task-</w:t>
                        </w:r>
                        <w:r>
                          <w:rPr>
                            <w:rStyle w:val="q4rzg7"/>
                            <w:rFonts w:hint="eastAsia"/>
                          </w:rPr>
                          <w:t>4</w:t>
                        </w:r>
                        <w:r>
                          <w:rPr>
                            <w:rStyle w:val="yv07zj"/>
                          </w:rPr>
                          <w:t>-labe</w:t>
                        </w:r>
                        <w:r>
                          <w:rPr>
                            <w:rStyle w:val="f59co9"/>
                            <w:rFonts w:hint="eastAsia"/>
                          </w:rPr>
                          <w:t>l</w:t>
                        </w:r>
                        <w:r>
                          <w:rPr>
                            <w:rStyle w:val="yv07zj"/>
                          </w:rPr>
                          <w:t>-node.sh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ablt93"/>
        <w:numPr/>
        <w:ind/>
        <w:rPr/>
      </w:pPr>
    </w:p>
    <w:p>
      <w:pPr>
        <w:pStyle w:val="8z1s18"/>
        <w:numPr/>
        <w:ind w:left="0"/>
        <w:rPr/>
      </w:pPr>
      <w:r>
        <w:rPr>
          <w:rFonts w:hint="eastAsia"/>
        </w:rPr>
        <w:t>任务</w:t>
      </w:r>
      <w:r>
        <w:rPr>
          <w:rFonts w:hint="eastAsia"/>
        </w:rPr>
        <w:t>五</w:t>
      </w:r>
      <w:r>
        <w:rPr>
          <w:rFonts w:hint="eastAsia"/>
        </w:rPr>
        <w:t>：环境访问配置（15分钟）</w:t>
      </w:r>
    </w:p>
    <w:p>
      <w:pPr>
        <w:numPr>
          <w:ilvl w:val="0"/>
          <w:numId w:val="5"/>
        </w:numPr>
        <w:pBdr/>
        <w:ind/>
        <w:rPr/>
      </w:pPr>
      <w:r>
        <w:rPr>
          <w:rFonts w:ascii="Helvetica Neue" w:hAnsi="Helvetica Neue" w:cs="Helvetica Neue"/>
          <w:i w:val="false"/>
          <w:strike w:val="false"/>
          <w:color w:val="000000"/>
          <w:spacing w:val="0"/>
          <w:sz w:val="20"/>
          <w:u w:val="none"/>
        </w:rPr>
        <w:t>机房nginx配置</w:t>
      </w:r>
    </w:p>
    <w:p>
      <w:pPr>
        <w:pBdr/>
        <w:ind w:left="336"/>
        <w:rPr>
          <w:rFonts w:hint="eastAsia"/>
          <w:i w:val="false"/>
          <w:strike w:val="false"/>
          <w:spacing w:val="0"/>
          <w:u w:val="none"/>
        </w:rPr>
      </w:pPr>
      <w:r>
        <w:rPr>
          <w:rFonts w:hint="eastAsia"/>
        </w:rPr>
        <w:t>在</w:t>
      </w:r>
      <w:r>
        <w:rPr>
          <w:rFonts w:hint="eastAsia"/>
          <w:b/>
          <w:color w:val="FF0000"/>
        </w:rPr>
        <w:t>模型部署机房</w:t>
      </w:r>
      <w:r>
        <w:rPr>
          <w:rFonts w:hint="eastAsia"/>
        </w:rPr>
        <w:t>的master03节点执行</w:t>
      </w:r>
      <w:r>
        <w:rPr/>
        <w:drawing>
          <wp:inline distT="0" distB="0" distL="0" distR="0">
            <wp:extent cx="5760085" cy="5760085"/>
            <wp:effectExtent l="0" t="0" r="0" b="0"/>
            <wp:docPr id="60" name="文本框 uejwej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uwxe1i"/>
                          <w:rPr>
                            <w:rStyle w:val="yv07zj"/>
                          </w:rPr>
                        </w:pPr>
                        <w:r>
                          <w:rPr>
                            <w:rStyle w:val="3i8utp"/>
                            <w:rFonts w:hint="eastAsia"/>
                          </w:rPr>
                          <w:t>bash</w:t>
                        </w:r>
                        <w:r>
                          <w:rPr>
                            <w:rStyle w:val="3i8utp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3i8utp"/>
                            <w:rFonts w:hint="eastAsia"/>
                          </w:rPr>
                          <w:t>-</w:t>
                        </w:r>
                        <w:r>
                          <w:rPr>
                            <w:rStyle w:val="3lli9i"/>
                            <w:rFonts w:hint="eastAsia"/>
                          </w:rPr>
                          <w:t>x</w:t>
                        </w:r>
                        <w:r>
                          <w:rPr>
                            <w:rStyle w:val="jev3xp"/>
                            <w:rFonts w:hint="eastAsia"/>
                          </w:rPr>
                          <w:t xml:space="preserve"> </w:t>
                        </w:r>
                        <w:ins w:id="31" w:author="罗义兵" w:date="2026-07-08T13:51:00Z">
                          <w:r>
                            <w:rPr>
                              <w:rStyle w:val="yv07zj"/>
                            </w:rPr>
                            <w:t>{拷贝的自己目录}</w:t>
                          </w:r>
                        </w:ins>
                        <w:del w:id="32" w:author="罗义兵" w:date="2026-07-08T13:51:00Z">
                          <w:r>
                            <w:rPr>
                              <w:rStyle w:val="yv07zj"/>
                            </w:rPr>
                            <w:delText>/opt/exp-deploy</w:delText>
                          </w:r>
                        </w:del>
                        <w:r>
                          <w:rPr>
                            <w:rStyle w:val="yv07zj"/>
                          </w:rPr>
                          <w:t>/task-scripts/hblf2-master03</w:t>
                        </w:r>
                        <w:r>
                          <w:rPr>
                            <w:rStyle w:val="yv07zj"/>
                          </w:rPr>
                          <w:t>/</w:t>
                        </w:r>
                        <w:r>
                          <w:rPr>
                            <w:rStyle w:val="yv07zj"/>
                          </w:rPr>
                          <w:t>Pre-task-5-idc-nginx.sh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  <w:r>
        <w:rPr>
          <w:rFonts w:hint="eastAsia"/>
          <w:i w:val="false"/>
          <w:strike w:val="false"/>
          <w:spacing w:val="0"/>
          <w:u w:val="none"/>
        </w:rPr>
        <w:t xml:space="preserve"> </w:t>
      </w:r>
    </w:p>
    <w:p>
      <w:pPr>
        <w:numPr>
          <w:ilvl w:val="0"/>
          <w:numId w:val="5"/>
        </w:numPr>
        <w:pBdr>
          <w:bottom/>
        </w:pBdr>
        <w:ind/>
        <w:rPr/>
      </w:pPr>
      <w:r>
        <w:rPr>
          <w:rFonts w:hint="eastAsia"/>
        </w:rPr>
        <w:t>clb nginx配置</w:t>
      </w:r>
    </w:p>
    <w:p>
      <w:pPr>
        <w:pBdr/>
        <w:ind w:left="336"/>
        <w:rPr>
          <w:rFonts w:hint="eastAsia"/>
          <w:color w:val="000000"/>
        </w:rPr>
      </w:pPr>
      <w:r>
        <w:rPr>
          <w:rStyle w:val="yv07zj"/>
          <w:rFonts w:hint="eastAsia"/>
        </w:rPr>
        <w:t>将</w:t>
      </w:r>
      <w:r>
        <w:rPr>
          <w:rStyle w:val="yv07zj"/>
          <w:rFonts w:hint="eastAsia"/>
        </w:rPr>
        <w:t>生成</w:t>
      </w:r>
      <w:r>
        <w:rPr>
          <w:rStyle w:val="yv07zj"/>
          <w:rFonts w:hint="eastAsia"/>
        </w:rPr>
        <w:t>的</w:t>
      </w:r>
      <w:r>
        <w:rPr>
          <w:color w:val="FF0000"/>
        </w:rPr>
        <w:t>Pre-task-5-clb-nginx.sh</w:t>
      </w:r>
      <w:r>
        <w:rPr>
          <w:rFonts w:hint="eastAsia"/>
          <w:color w:val="000000"/>
        </w:rPr>
        <w:t>脚本</w:t>
      </w:r>
      <w:r>
        <w:rPr>
          <w:rFonts w:hint="eastAsia"/>
          <w:color w:val="000000"/>
        </w:rPr>
        <w:t>scp</w:t>
      </w:r>
      <w:r>
        <w:rPr>
          <w:rFonts w:hint="eastAsia"/>
          <w:color w:val="000000"/>
        </w:rPr>
        <w:t>到</w:t>
      </w:r>
      <w:r>
        <w:rPr>
          <w:rFonts w:hint="eastAsia"/>
          <w:color w:val="000000"/>
        </w:rPr>
        <w:t>对应</w:t>
      </w:r>
      <w:r>
        <w:rPr>
          <w:rFonts w:hint="eastAsia"/>
          <w:color w:val="000000"/>
        </w:rPr>
        <w:t>的</w:t>
      </w:r>
      <w:r>
        <w:rPr>
          <w:rFonts w:hint="eastAsia"/>
          <w:color w:val="000000"/>
        </w:rPr>
        <w:t>clb</w:t>
      </w:r>
      <w:r>
        <w:rPr>
          <w:rFonts w:hint="eastAsia"/>
          <w:color w:val="000000"/>
        </w:rPr>
        <w:t>虚拟机</w:t>
      </w:r>
      <w:r>
        <w:rPr>
          <w:rFonts w:hint="eastAsia"/>
          <w:color w:val="000000"/>
        </w:rPr>
        <w:t>，</w:t>
      </w:r>
      <w:r>
        <w:rPr>
          <w:rFonts w:hint="eastAsia"/>
          <w:color w:val="000000"/>
        </w:rPr>
        <w:t>测试</w:t>
      </w:r>
      <w:r>
        <w:rPr>
          <w:rFonts w:hint="eastAsia"/>
          <w:color w:val="000000"/>
        </w:rPr>
        <w:t>的</w:t>
      </w:r>
      <w:r>
        <w:rPr>
          <w:rFonts w:hint="eastAsia"/>
          <w:color w:val="000000"/>
        </w:rPr>
        <w:t>在</w:t>
      </w:r>
      <w:r>
        <w:rPr>
          <w:rFonts w:hint="eastAsia"/>
          <w:color w:val="000000"/>
        </w:rPr>
        <w:t>离线</w:t>
      </w:r>
      <w:r>
        <w:rPr>
          <w:rFonts w:hint="eastAsia"/>
          <w:color w:val="000000"/>
        </w:rPr>
        <w:t>clb</w:t>
      </w:r>
      <w:r>
        <w:rPr>
          <w:rFonts w:hint="eastAsia"/>
          <w:color w:val="000000"/>
        </w:rPr>
        <w:t>上</w:t>
      </w:r>
      <w:r>
        <w:rPr>
          <w:rFonts w:hint="eastAsia"/>
          <w:color w:val="000000"/>
        </w:rPr>
        <w:t>执行</w:t>
      </w:r>
      <w:r>
        <w:rPr>
          <w:rFonts w:hint="eastAsia"/>
          <w:color w:val="000000"/>
        </w:rPr>
        <w:t>，</w:t>
      </w:r>
      <w:r>
        <w:rPr>
          <w:rFonts w:hint="eastAsia"/>
          <w:color w:val="000000"/>
        </w:rPr>
        <w:t>生产</w:t>
      </w:r>
      <w:r>
        <w:rPr>
          <w:rFonts w:hint="eastAsia"/>
          <w:color w:val="000000"/>
        </w:rPr>
        <w:t>的</w:t>
      </w:r>
      <w:r>
        <w:rPr>
          <w:rFonts w:hint="eastAsia"/>
          <w:color w:val="000000"/>
        </w:rPr>
        <w:t>在</w:t>
      </w:r>
      <w:r>
        <w:rPr>
          <w:rFonts w:hint="eastAsia"/>
          <w:color w:val="000000"/>
        </w:rPr>
        <w:t>生产</w:t>
      </w:r>
      <w:r>
        <w:rPr>
          <w:rFonts w:hint="eastAsia"/>
          <w:color w:val="000000"/>
        </w:rPr>
        <w:t>clb</w:t>
      </w:r>
      <w:r>
        <w:rPr>
          <w:rFonts w:hint="eastAsia"/>
          <w:color w:val="000000"/>
        </w:rPr>
        <w:t>执行</w:t>
      </w:r>
    </w:p>
    <w:tbl>
      <w:tblPr>
        <w:tblStyle w:val="ywov3s"/>
        <w:tblLayout w:type="fixed"/>
        <w:tblLook w:firstRow="true" w:lastRow="false" w:firstColumn="true" w:lastColumn="false" w:noHBand="false" w:noVBand="true"/>
      </w:tblPr>
      <w:tblGrid>
        <w:gridCol w:w="4515"/>
        <w:gridCol w:w="4515"/>
      </w:tblGrid>
      <w:tr>
        <w:trPr/>
        <w:tc>
          <w:tcPr>
            <w:tcW w:w="4515" w:type="dxa"/>
          </w:tcPr>
          <w:p>
            <w:pPr>
              <w:rPr>
                <w:rStyle w:val="yv07zj"/>
                <w:rFonts w:hint="eastAsia"/>
              </w:rPr>
            </w:pPr>
            <w:r>
              <w:rPr>
                <w:rStyle w:val="yv07zj"/>
                <w:rFonts w:hint="eastAsia"/>
              </w:rPr>
              <w:t>节点</w:t>
            </w:r>
          </w:p>
        </w:tc>
        <w:tc>
          <w:tcPr>
            <w:tcW w:w="4515" w:type="dxa"/>
          </w:tcPr>
          <w:p>
            <w:pPr>
              <w:rPr>
                <w:rStyle w:val="yv07zj"/>
                <w:rFonts w:hint="eastAsia"/>
              </w:rPr>
            </w:pPr>
            <w:r>
              <w:rPr>
                <w:rStyle w:val="yv07zj"/>
                <w:rFonts w:hint="eastAsia"/>
              </w:rPr>
              <w:t>ip</w:t>
            </w:r>
          </w:p>
        </w:tc>
      </w:tr>
      <w:tr>
        <w:trPr/>
        <w:tc>
          <w:tcPr>
            <w:tcW w:w="4515" w:type="dxa"/>
          </w:tcPr>
          <w:p>
            <w:pPr>
              <w:rPr>
                <w:rStyle w:val="yv07zj"/>
                <w:rFonts w:hint="eastAsia"/>
              </w:rPr>
            </w:pPr>
            <w:r>
              <w:rPr>
                <w:rStyle w:val="yv07zj"/>
                <w:rFonts w:hint="eastAsia"/>
              </w:rPr>
              <w:t>离线</w:t>
            </w:r>
            <w:r>
              <w:rPr>
                <w:rStyle w:val="yv07zj"/>
                <w:rFonts w:hint="eastAsia"/>
              </w:rPr>
              <w:t>clb</w:t>
            </w:r>
            <w:r>
              <w:rPr>
                <w:rStyle w:val="yv07zj"/>
                <w:rFonts w:hint="eastAsia"/>
              </w:rPr>
              <w:t>-</w:t>
            </w:r>
            <w:r>
              <w:rPr>
                <w:rStyle w:val="yv07zj"/>
                <w:rFonts w:hint="eastAsia"/>
              </w:rPr>
              <w:t>1</w:t>
            </w:r>
          </w:p>
        </w:tc>
        <w:tc>
          <w:tcPr>
            <w:tcW w:w="4515" w:type="dxa"/>
          </w:tcPr>
          <w:p>
            <w:pPr>
              <w:rPr>
                <w:rStyle w:val="yv07zj"/>
                <w:rFonts w:hint="eastAsia"/>
              </w:rPr>
            </w:pPr>
            <w:r>
              <w:rPr>
                <w:i w:val="false"/>
                <w:strike w:val="false"/>
                <w:spacing w:val="0"/>
                <w:u w:val="none"/>
              </w:rPr>
              <w:t>42.193.255.236</w:t>
            </w:r>
          </w:p>
        </w:tc>
      </w:tr>
      <w:tr>
        <w:trPr/>
        <w:tc>
          <w:tcPr>
            <w:tcW w:w="4515" w:type="dxa"/>
          </w:tcPr>
          <w:p>
            <w:pPr>
              <w:rPr>
                <w:rStyle w:val="yv07zj"/>
                <w:rFonts w:hint="eastAsia"/>
              </w:rPr>
            </w:pPr>
            <w:r>
              <w:rPr>
                <w:rStyle w:val="yv07zj"/>
                <w:rFonts w:hint="eastAsia"/>
              </w:rPr>
              <w:t>离线clb-</w:t>
            </w:r>
            <w:r>
              <w:rPr>
                <w:rStyle w:val="yv07zj"/>
                <w:rFonts w:hint="eastAsia"/>
              </w:rPr>
              <w:t>2</w:t>
            </w:r>
          </w:p>
        </w:tc>
        <w:tc>
          <w:tcPr>
            <w:tcW w:w="4515" w:type="dxa"/>
          </w:tcPr>
          <w:p>
            <w:pPr>
              <w:rPr>
                <w:rStyle w:val="yv07zj"/>
                <w:rFonts w:hint="eastAsia"/>
              </w:rPr>
            </w:pPr>
            <w:r>
              <w:rPr>
                <w:i w:val="false"/>
                <w:strike w:val="false"/>
                <w:spacing w:val="0"/>
                <w:u w:val="none"/>
              </w:rPr>
              <w:t>134.175.238.98</w:t>
            </w:r>
          </w:p>
        </w:tc>
      </w:tr>
      <w:tr>
        <w:trPr/>
        <w:tc>
          <w:tcPr>
            <w:tcW w:w="4515" w:type="dxa"/>
          </w:tcPr>
          <w:p>
            <w:pPr>
              <w:rPr>
                <w:rStyle w:val="yv07zj"/>
                <w:rFonts w:hint="eastAsia"/>
              </w:rPr>
            </w:pPr>
            <w:r>
              <w:rPr>
                <w:rStyle w:val="yv07zj"/>
                <w:rFonts w:hint="eastAsia"/>
              </w:rPr>
              <w:t>生产</w:t>
            </w:r>
            <w:r>
              <w:rPr>
                <w:rStyle w:val="yv07zj"/>
                <w:rFonts w:hint="eastAsia"/>
              </w:rPr>
              <w:t>c</w:t>
            </w:r>
            <w:r>
              <w:rPr>
                <w:rStyle w:val="yv07zj"/>
                <w:rFonts w:hint="eastAsia"/>
              </w:rPr>
              <w:t>l</w:t>
            </w:r>
            <w:r>
              <w:rPr>
                <w:rStyle w:val="yv07zj"/>
                <w:rFonts w:hint="eastAsia"/>
              </w:rPr>
              <w:t>b</w:t>
            </w:r>
            <w:r>
              <w:rPr>
                <w:rStyle w:val="yv07zj"/>
                <w:rFonts w:hint="eastAsia"/>
              </w:rPr>
              <w:t>-</w:t>
            </w:r>
            <w:r>
              <w:rPr>
                <w:rStyle w:val="yv07zj"/>
                <w:rFonts w:hint="eastAsia"/>
              </w:rPr>
              <w:t>1</w:t>
            </w:r>
          </w:p>
        </w:tc>
        <w:tc>
          <w:tcPr>
            <w:tcW w:w="4515" w:type="dxa"/>
          </w:tcPr>
          <w:p>
            <w:pPr>
              <w:rPr>
                <w:rStyle w:val="yv07zj"/>
                <w:rFonts w:hint="eastAsia"/>
              </w:rPr>
            </w:pPr>
            <w:r>
              <w:rPr>
                <w:i w:val="false"/>
                <w:strike w:val="false"/>
                <w:spacing w:val="0"/>
                <w:u w:val="none"/>
              </w:rPr>
              <w:t>106.52.101.23</w:t>
            </w:r>
          </w:p>
        </w:tc>
      </w:tr>
      <w:tr>
        <w:trPr/>
        <w:tc>
          <w:tcPr>
            <w:tcW w:w="4515" w:type="dxa"/>
          </w:tcPr>
          <w:p>
            <w:pPr>
              <w:rPr>
                <w:rStyle w:val="yv07zj"/>
                <w:rFonts w:hint="eastAsia"/>
              </w:rPr>
            </w:pPr>
            <w:r>
              <w:rPr>
                <w:rStyle w:val="yv07zj"/>
                <w:rFonts w:hint="eastAsia"/>
              </w:rPr>
              <w:t>生产clb-</w:t>
            </w:r>
            <w:r>
              <w:rPr>
                <w:rStyle w:val="yv07zj"/>
                <w:rFonts w:hint="eastAsia"/>
              </w:rPr>
              <w:t>2</w:t>
            </w:r>
          </w:p>
        </w:tc>
        <w:tc>
          <w:tcPr>
            <w:tcW w:w="4515" w:type="dxa"/>
          </w:tcPr>
          <w:p>
            <w:pPr>
              <w:rPr>
                <w:rStyle w:val="yv07zj"/>
                <w:rFonts w:hint="eastAsia"/>
              </w:rPr>
            </w:pPr>
            <w:r>
              <w:rPr>
                <w:i w:val="false"/>
                <w:strike w:val="false"/>
                <w:spacing w:val="0"/>
                <w:u w:val="none"/>
              </w:rPr>
              <w:t>203.195.182.77</w:t>
            </w:r>
          </w:p>
        </w:tc>
      </w:tr>
    </w:tbl>
    <w:p>
      <w:pPr>
        <w:pBdr/>
        <w:ind w:left="336"/>
        <w:rPr>
          <w:rFonts w:hint="eastAsia"/>
        </w:rPr>
      </w:pPr>
      <w:r>
        <w:rPr/>
        <w:drawing>
          <wp:inline distT="0" distB="0" distL="0" distR="0">
            <wp:extent cx="5760085" cy="5760085"/>
            <wp:effectExtent l="0" t="0" r="0" b="0"/>
            <wp:docPr id="62" name="文本框 q5bnok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uwxe1i"/>
                          <w:rPr>
                            <w:rStyle w:val="yv07zj"/>
                          </w:rPr>
                        </w:pPr>
                        <w:r>
                          <w:rPr>
                            <w:rStyle w:val="3i8utp"/>
                            <w:rFonts w:hint="eastAsia"/>
                          </w:rPr>
                          <w:t>s</w:t>
                        </w:r>
                        <w:r>
                          <w:rPr>
                            <w:rStyle w:val="3i8utp"/>
                            <w:rFonts w:hint="eastAsia"/>
                          </w:rPr>
                          <w:t>cp</w:t>
                        </w:r>
                        <w:r>
                          <w:rPr>
                            <w:rStyle w:val="3i8utp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3i8utp"/>
                            <w:rFonts w:hint="eastAsia"/>
                          </w:rPr>
                          <w:t xml:space="preserve"> </w:t>
                        </w:r>
                        <w:ins w:id="33" w:author="罗义兵" w:date="2026-07-08T13:51:00Z">
                          <w:r>
                            <w:rPr>
                              <w:rStyle w:val="yv07zj"/>
                            </w:rPr>
                            <w:t>{拷贝的自己目录}</w:t>
                          </w:r>
                        </w:ins>
                        <w:del w:id="34" w:author="罗义兵" w:date="2026-07-08T13:51:00Z">
                          <w:r>
                            <w:rPr>
                              <w:rStyle w:val="yv07zj"/>
                            </w:rPr>
                            <w:delText>/opt/exp-deploy</w:delText>
                          </w:r>
                        </w:del>
                        <w:r>
                          <w:rPr>
                            <w:rStyle w:val="yv07zj"/>
                          </w:rPr>
                          <w:t>/task-scripts/hblf2-master03/</w:t>
                        </w:r>
                        <w:r>
                          <w:rPr>
                            <w:rStyle w:val="yv07zj"/>
                          </w:rPr>
                          <w:t>Pre-task-5-clb-nginx.sh</w:t>
                        </w:r>
                        <w:r>
                          <w:rPr>
                            <w:rStyle w:val="3i8utp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3i8utp"/>
                            <w:rFonts w:hint="eastAsia"/>
                          </w:rPr>
                          <w:t>u</w:t>
                        </w:r>
                        <w:r>
                          <w:rPr>
                            <w:rStyle w:val="3i8utp"/>
                            <w:rFonts w:hint="eastAsia"/>
                          </w:rPr>
                          <w:t>b</w:t>
                        </w:r>
                        <w:r>
                          <w:rPr>
                            <w:rStyle w:val="3i8utp"/>
                            <w:rFonts w:hint="eastAsia"/>
                          </w:rPr>
                          <w:t>u</w:t>
                        </w:r>
                        <w:r>
                          <w:rPr>
                            <w:rStyle w:val="3i8utp"/>
                            <w:rFonts w:hint="eastAsia"/>
                          </w:rPr>
                          <w:t>n</w:t>
                        </w:r>
                        <w:r>
                          <w:rPr>
                            <w:rStyle w:val="3i8utp"/>
                            <w:rFonts w:hint="eastAsia"/>
                          </w:rPr>
                          <w:t>t</w:t>
                        </w:r>
                        <w:r>
                          <w:rPr>
                            <w:rStyle w:val="3i8utp"/>
                            <w:rFonts w:hint="eastAsia"/>
                          </w:rPr>
                          <w:t>u</w:t>
                        </w:r>
                        <w:r>
                          <w:rPr>
                            <w:rStyle w:val="3i8utp"/>
                            <w:rFonts w:hint="eastAsia"/>
                          </w:rPr>
                          <w:t>@</w:t>
                        </w:r>
                        <w:r>
                          <w:rPr>
                            <w:rStyle w:val="3i8utp"/>
                            <w:rFonts w:hint="eastAsia"/>
                          </w:rPr>
                          <w:t>x</w:t>
                        </w:r>
                        <w:r>
                          <w:rPr>
                            <w:rStyle w:val="3i8utp"/>
                            <w:rFonts w:hint="eastAsia"/>
                          </w:rPr>
                          <w:t>x</w:t>
                        </w:r>
                        <w:r>
                          <w:rPr>
                            <w:rStyle w:val="3i8utp"/>
                            <w:rFonts w:hint="eastAsia"/>
                          </w:rPr>
                          <w:t>x</w:t>
                        </w:r>
                        <w:r>
                          <w:rPr>
                            <w:rStyle w:val="3i8utp"/>
                            <w:rFonts w:hint="eastAsia"/>
                          </w:rPr>
                          <w:t>x</w:t>
                        </w:r>
                        <w:r>
                          <w:rPr>
                            <w:rStyle w:val="3i8utp"/>
                            <w:rFonts w:hint="eastAsia"/>
                          </w:rPr>
                          <w:t>:</w:t>
                        </w:r>
                        <w:r>
                          <w:rPr>
                            <w:rStyle w:val="yv07zj"/>
                          </w:rPr>
                          <w:t>/home/ubuntu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numPr/>
        <w:pBdr/>
        <w:ind w:left="336"/>
        <w:rPr>
          <w:rStyle w:val="yv07zj"/>
          <w:rFonts w:hint="eastAsia"/>
        </w:rPr>
      </w:pPr>
      <w:r>
        <w:rPr>
          <w:rFonts w:hint="eastAsia"/>
        </w:rPr>
        <w:t>登录到</w:t>
      </w:r>
      <w:r>
        <w:rPr>
          <w:rFonts w:hint="eastAsia"/>
        </w:rPr>
        <w:t>拷贝</w:t>
      </w:r>
      <w:r>
        <w:rPr>
          <w:rFonts w:hint="eastAsia"/>
        </w:rPr>
        <w:t>的</w:t>
      </w:r>
      <w:r>
        <w:rPr>
          <w:rFonts w:hint="eastAsia"/>
          <w:b/>
          <w:color w:val="FF0000"/>
        </w:rPr>
        <w:t>clb nginx虚拟机</w:t>
      </w:r>
      <w:r>
        <w:rPr>
          <w:rFonts w:hint="eastAsia"/>
          <w:b w:val="false"/>
          <w:color w:val="333333"/>
        </w:rPr>
        <w:t>，在</w:t>
      </w:r>
      <w:r>
        <w:rPr>
          <w:rStyle w:val="3i8utp"/>
        </w:rPr>
        <w:t>/home/ubuntu</w:t>
      </w:r>
      <w:r>
        <w:rPr>
          <w:rFonts w:hint="eastAsia"/>
        </w:rPr>
        <w:t>目录操作</w:t>
      </w:r>
    </w:p>
    <w:p>
      <w:pPr>
        <w:pBdr/>
        <w:ind w:left="336"/>
        <w:rPr>
          <w:rFonts w:hint="eastAsia"/>
        </w:rPr>
      </w:pPr>
      <w:r>
        <w:rPr/>
        <w:drawing>
          <wp:inline distT="0" distB="0" distL="0" distR="0">
            <wp:extent cx="5760085" cy="5760085"/>
            <wp:effectExtent l="0" t="0" r="0" b="0"/>
            <wp:docPr id="64" name="文本框 3jln0a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uwxe1i"/>
                          <w:rPr>
                            <w:rStyle w:val="yv07zj"/>
                          </w:rPr>
                        </w:pPr>
                        <w:r>
                          <w:rPr>
                            <w:rStyle w:val="yv07zj"/>
                            <w:rFonts w:hint="eastAsia"/>
                          </w:rPr>
                          <w:t>b</w:t>
                        </w:r>
                        <w:r>
                          <w:rPr>
                            <w:rStyle w:val="yv07zj"/>
                            <w:rFonts w:hint="eastAsia"/>
                          </w:rPr>
                          <w:t>a</w:t>
                        </w:r>
                        <w:r>
                          <w:rPr>
                            <w:rStyle w:val="yv07zj"/>
                            <w:rFonts w:hint="eastAsia"/>
                          </w:rPr>
                          <w:t>sh</w:t>
                        </w:r>
                        <w:r>
                          <w:rPr>
                            <w:rStyle w:val="yv07zj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yv07zj"/>
                            <w:rFonts w:hint="eastAsia"/>
                          </w:rPr>
                          <w:t>-</w:t>
                        </w:r>
                        <w:r>
                          <w:rPr>
                            <w:rStyle w:val="yv07zj"/>
                            <w:rFonts w:hint="eastAsia"/>
                          </w:rPr>
                          <w:t>x</w:t>
                        </w:r>
                        <w:r>
                          <w:rPr>
                            <w:rStyle w:val="yv07zj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yv07zj"/>
                          </w:rPr>
                          <w:t>/home/ubuntu</w:t>
                        </w:r>
                        <w:r>
                          <w:rPr>
                            <w:rStyle w:val="yv07zj"/>
                            <w:rFonts w:hint="eastAsia"/>
                          </w:rPr>
                          <w:t>/</w:t>
                        </w:r>
                        <w:r>
                          <w:rPr>
                            <w:rStyle w:val="yv07zj"/>
                          </w:rPr>
                          <w:t>Pre-task-5-clb-nginx.sh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numPr>
          <w:ilvl w:val="0"/>
          <w:numId w:val="5"/>
        </w:numPr>
        <w:pBdr/>
        <w:ind/>
        <w:rPr/>
      </w:pPr>
      <w:r>
        <w:rPr>
          <w:rFonts w:hint="eastAsia"/>
        </w:rPr>
        <w:t>公网域名解析配置</w:t>
      </w:r>
    </w:p>
    <w:p>
      <w:pPr>
        <w:pStyle w:val="ablt93"/>
        <w:pBdr>
          <w:bottom/>
        </w:pBdr>
        <w:ind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在</w:t>
      </w:r>
      <w:r>
        <w:rPr>
          <w:rFonts w:hint="eastAsia"/>
          <w:b/>
          <w:color w:val="FF0000"/>
        </w:rPr>
        <w:t>模型部署机房</w:t>
      </w:r>
      <w:r>
        <w:rPr>
          <w:rFonts w:hint="eastAsia"/>
        </w:rPr>
        <w:t>的master03节点执行</w:t>
      </w:r>
      <w:r>
        <w:rPr>
          <w:rFonts w:hint="eastAsia"/>
        </w:rPr>
        <w:t>（</w:t>
      </w:r>
      <w:r>
        <w:rPr>
          <w:rFonts w:hint="eastAsia"/>
          <w:color w:val="FF0000"/>
        </w:rPr>
        <w:t>注意：需要输入对应的secret_id和secret_key</w:t>
      </w:r>
      <w:r>
        <w:rPr>
          <w:rFonts w:hint="eastAsia"/>
          <w:color w:val="FF0000"/>
        </w:rPr>
        <w:t>，</w:t>
      </w:r>
      <w:r>
        <w:rPr>
          <w:rFonts w:hint="eastAsia"/>
          <w:color w:val="FF0000"/>
        </w:rPr>
        <w:t>找</w:t>
      </w:r>
      <w:r>
        <w:rPr>
          <w:rFonts w:hint="eastAsia"/>
          <w:color w:val="FF0000"/>
        </w:rPr>
        <w:t>研发</w:t>
      </w:r>
      <w:r>
        <w:rPr>
          <w:rFonts w:hint="eastAsia"/>
          <w:color w:val="FF0000"/>
        </w:rPr>
        <w:t>获取</w:t>
      </w:r>
      <w:r>
        <w:rPr>
          <w:rFonts w:hint="eastAsia"/>
          <w:color w:val="FF0000"/>
        </w:rPr>
        <w:t>对应</w:t>
      </w:r>
      <w:r>
        <w:rPr>
          <w:rFonts w:hint="eastAsia"/>
          <w:color w:val="FF0000"/>
        </w:rPr>
        <w:t>的</w:t>
      </w:r>
      <w:r>
        <w:rPr>
          <w:rFonts w:hint="eastAsia"/>
          <w:color w:val="FF0000"/>
        </w:rPr>
        <w:t>值</w:t>
      </w:r>
      <w:r>
        <w:rPr>
          <w:rFonts w:hint="eastAsia"/>
        </w:rPr>
        <w:t>）</w:t>
      </w:r>
    </w:p>
    <w:p>
      <w:pPr>
        <w:pStyle w:val="ablt93"/>
        <w:pBdr/>
        <w:ind/>
        <w:rPr>
          <w:rFonts w:hint="eastAsia"/>
        </w:rPr>
      </w:pPr>
      <w:r>
        <w:rPr/>
        <w:drawing>
          <wp:inline distT="0" distB="0" distL="0" distR="0">
            <wp:extent cx="5760085" cy="5760085"/>
            <wp:effectExtent l="0" t="0" r="0" b="0"/>
            <wp:docPr id="66" name="文本框 s9v10t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uwxe1i"/>
                          <w:rPr>
                            <w:rStyle w:val="yv07zj"/>
                          </w:rPr>
                        </w:pPr>
                        <w:r>
                          <w:rPr>
                            <w:rStyle w:val="3i8utp"/>
                            <w:rFonts w:hint="eastAsia"/>
                          </w:rPr>
                          <w:t>b</w:t>
                        </w:r>
                        <w:r>
                          <w:rPr>
                            <w:rStyle w:val="3i8utp"/>
                            <w:rFonts w:hint="eastAsia"/>
                          </w:rPr>
                          <w:t>as</w:t>
                        </w:r>
                        <w:r>
                          <w:rPr>
                            <w:rStyle w:val="3i8utp"/>
                            <w:rFonts w:hint="eastAsia"/>
                          </w:rPr>
                          <w:t>h</w:t>
                        </w:r>
                        <w:r>
                          <w:rPr>
                            <w:rStyle w:val="6vpka5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3i8utp"/>
                            <w:rFonts w:hint="eastAsia"/>
                          </w:rPr>
                          <w:t>-</w:t>
                        </w:r>
                        <w:r>
                          <w:rPr>
                            <w:rStyle w:val="3i8utp"/>
                            <w:rFonts w:hint="eastAsia"/>
                          </w:rPr>
                          <w:t>x</w:t>
                        </w:r>
                        <w:r>
                          <w:rPr>
                            <w:rStyle w:val="3i8utp"/>
                            <w:rFonts w:hint="eastAsia"/>
                          </w:rPr>
                          <w:t xml:space="preserve"> </w:t>
                        </w:r>
                        <w:ins w:id="35" w:author="罗义兵" w:date="2026-07-08T13:51:00Z">
                          <w:r>
                            <w:rPr>
                              <w:rStyle w:val="yv07zj"/>
                            </w:rPr>
                            <w:t>{拷贝的自己目录}</w:t>
                          </w:r>
                        </w:ins>
                        <w:del w:id="36" w:author="罗义兵" w:date="2026-07-08T13:51:00Z">
                          <w:r>
                            <w:rPr>
                              <w:rStyle w:val="yv07zj"/>
                            </w:rPr>
                            <w:delText>/opt/exp-deploy</w:delText>
                          </w:r>
                        </w:del>
                        <w:r>
                          <w:rPr>
                            <w:rStyle w:val="yv07zj"/>
                          </w:rPr>
                          <w:t>/task-scripts/hblf2-master03</w:t>
                        </w:r>
                        <w:r>
                          <w:rPr>
                            <w:rStyle w:val="yv07zj"/>
                          </w:rPr>
                          <w:t>/</w:t>
                        </w:r>
                        <w:r>
                          <w:rPr>
                            <w:rStyle w:val="yv07zj"/>
                          </w:rPr>
                          <w:t>Pre-task-5-dns-record.sh</w:t>
                        </w:r>
                        <w:r>
                          <w:rPr>
                            <w:rStyle w:val="3i8utp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3i8utp"/>
                            <w:rFonts w:hint="eastAsia"/>
                          </w:rPr>
                          <w:t>$</w:t>
                        </w:r>
                        <w:r>
                          <w:rPr>
                            <w:rStyle w:val="yv07zj"/>
                          </w:rPr>
                          <w:t>SECRET_ID</w:t>
                        </w:r>
                        <w:r>
                          <w:rPr>
                            <w:rStyle w:val="jev3xp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3i8utp"/>
                            <w:rFonts w:hint="eastAsia"/>
                          </w:rPr>
                          <w:t>$</w:t>
                        </w:r>
                        <w:r>
                          <w:rPr>
                            <w:rStyle w:val="yv07zj"/>
                          </w:rPr>
                          <w:t>SECRET_KEY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ablt93"/>
        <w:pBdr/>
        <w:ind/>
        <w:rPr>
          <w:rStyle w:val="zwjqqj"/>
        </w:rPr>
      </w:pPr>
      <w:r>
        <w:rPr>
          <w:rStyle w:val="zwjqqj"/>
        </w:rPr>
        <w:t xml:space="preserve">--secret-id AKIDCG6j7GApFQM3VixzmUyEF1YzCAtMbbMt </w:t>
      </w:r>
    </w:p>
    <w:p>
      <w:pPr>
        <w:pStyle w:val="ablt93"/>
        <w:pBdr/>
        <w:ind/>
        <w:rPr>
          <w:rFonts w:hint="eastAsia"/>
        </w:rPr>
      </w:pPr>
      <w:r>
        <w:rPr>
          <w:rStyle w:val="zwjqqj"/>
        </w:rPr>
        <w:t>--secret-key LQHtfKvb9UdZIo7D4gBUYv3waEnP0YzE</w:t>
      </w:r>
    </w:p>
    <w:p>
      <w:pPr>
        <w:pStyle w:val="llemnx"/>
        <w:rPr/>
      </w:pPr>
      <w:r>
        <w:rPr/>
        <w:t>模型部署</w:t>
      </w:r>
    </w:p>
    <w:p>
      <w:pPr>
        <w:pStyle w:val="8z1s18"/>
        <w:numPr/>
        <w:pBdr/>
        <w:ind/>
        <w:rPr>
          <w:rFonts w:hint="eastAsia"/>
          <w:shd w:val="clear" w:color="auto" w:fill="FFFF00"/>
        </w:rPr>
      </w:pPr>
      <w:r>
        <w:rPr>
          <w:rFonts w:hint="eastAsia"/>
        </w:rPr>
        <w:t>任务</w:t>
      </w:r>
      <w:r>
        <w:rPr>
          <w:rFonts w:hint="eastAsia"/>
        </w:rPr>
        <w:t>一</w:t>
      </w:r>
      <w:r>
        <w:rPr>
          <w:rFonts w:hint="eastAsia"/>
        </w:rPr>
        <w:t>：</w:t>
      </w:r>
      <w:r>
        <w:rPr>
          <w:rFonts w:hint="eastAsia"/>
        </w:rPr>
        <w:t>模型</w:t>
      </w:r>
      <w:r>
        <w:rPr>
          <w:rFonts w:hint="eastAsia"/>
        </w:rPr>
        <w:t>、</w:t>
      </w:r>
      <w:r>
        <w:rPr>
          <w:rFonts w:hint="eastAsia"/>
        </w:rPr>
        <w:t>监控</w:t>
      </w:r>
      <w:r>
        <w:rPr>
          <w:rFonts w:hint="eastAsia"/>
        </w:rPr>
        <w:t>及</w:t>
      </w:r>
      <w:r>
        <w:rPr>
          <w:rFonts w:hint="eastAsia"/>
        </w:rPr>
        <w:t>日志</w:t>
      </w:r>
      <w:r>
        <w:rPr>
          <w:rFonts w:hint="eastAsia"/>
        </w:rPr>
        <w:t>采集</w:t>
      </w:r>
      <w:r>
        <w:rPr>
          <w:rFonts w:hint="eastAsia"/>
        </w:rPr>
        <w:t>部署</w:t>
      </w: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0</w:t>
      </w:r>
      <w:r>
        <w:rPr>
          <w:rFonts w:hint="eastAsia"/>
        </w:rPr>
        <w:t>分钟</w:t>
      </w:r>
      <w:r>
        <w:rPr>
          <w:rFonts w:hint="eastAsia"/>
        </w:rPr>
        <w:t>）</w:t>
      </w:r>
    </w:p>
    <w:p>
      <w:pPr>
        <w:pStyle w:val="ablt93"/>
        <w:pBdr>
          <w:bottom/>
        </w:pBdr>
        <w:ind/>
        <w:rPr>
          <w:rFonts w:hint="eastAsia"/>
        </w:rPr>
      </w:pPr>
      <w:r>
        <w:rPr>
          <w:rFonts w:hint="eastAsia"/>
        </w:rPr>
        <w:t>【</w:t>
      </w:r>
      <w:r>
        <w:rPr>
          <w:rFonts w:hint="eastAsia"/>
        </w:rPr>
        <w:t>h</w:t>
      </w:r>
      <w:r>
        <w:rPr>
          <w:rFonts w:hint="eastAsia"/>
        </w:rPr>
        <w:t>e</w:t>
      </w:r>
      <w:r>
        <w:rPr>
          <w:rFonts w:hint="eastAsia"/>
        </w:rPr>
        <w:t>l</w:t>
      </w:r>
      <w:r>
        <w:rPr>
          <w:rFonts w:hint="eastAsia"/>
        </w:rPr>
        <w:t>m</w:t>
      </w:r>
      <w:r>
        <w:rPr>
          <w:rFonts w:hint="eastAsia"/>
        </w:rPr>
        <w:t xml:space="preserve"> </w:t>
      </w:r>
      <w:r>
        <w:rPr>
          <w:rFonts w:hint="eastAsia"/>
        </w:rPr>
        <w:t>部署</w:t>
      </w:r>
      <w:r>
        <w:rPr>
          <w:rFonts w:hint="eastAsia"/>
        </w:rPr>
        <w:t>模型</w:t>
      </w:r>
      <w:r>
        <w:rPr>
          <w:rFonts w:hint="eastAsia"/>
        </w:rPr>
        <w:t>】</w:t>
      </w:r>
      <w:r>
        <w:rPr>
          <w:rFonts w:hint="eastAsia"/>
        </w:rPr>
        <w:t>在</w:t>
      </w:r>
      <w:r>
        <w:rPr>
          <w:rFonts w:hint="eastAsia"/>
          <w:b/>
          <w:color w:val="FF0000"/>
        </w:rPr>
        <w:t>模型部署机房</w:t>
      </w:r>
      <w:r>
        <w:rPr>
          <w:rFonts w:hint="eastAsia"/>
        </w:rPr>
        <w:t>的</w:t>
      </w:r>
      <w:r>
        <w:rPr>
          <w:rFonts w:hint="eastAsia"/>
        </w:rPr>
        <w:t>master03</w:t>
      </w:r>
      <w:r>
        <w:rPr>
          <w:rFonts w:hint="eastAsia"/>
        </w:rPr>
        <w:t>节点</w:t>
      </w:r>
      <w:r>
        <w:rPr>
          <w:rFonts w:hint="eastAsia"/>
        </w:rPr>
        <w:t>执行</w:t>
      </w:r>
    </w:p>
    <w:p>
      <w:pPr>
        <w:pStyle w:val="ablt93"/>
        <w:numPr/>
        <w:pBdr/>
        <w:ind/>
        <w:rPr>
          <w:rFonts w:hint="eastAsia"/>
        </w:rPr>
      </w:pPr>
      <w:r>
        <w:rPr/>
        <w:drawing>
          <wp:inline distT="0" distB="0" distL="0" distR="0">
            <wp:extent cx="5760085" cy="5760085"/>
            <wp:effectExtent l="0" t="0" r="0" b="0"/>
            <wp:docPr id="68" name="文本框 cdb5tp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uwxe1i"/>
                          <w:rPr>
                            <w:rStyle w:val="yv07zj"/>
                          </w:rPr>
                        </w:pPr>
                        <w:r>
                          <w:rPr>
                            <w:rStyle w:val="w436zz"/>
                            <w:rFonts w:hint="eastAsia"/>
                          </w:rPr>
                          <w:t>b</w:t>
                        </w:r>
                        <w:r>
                          <w:rPr>
                            <w:rStyle w:val="w436zz"/>
                            <w:rFonts w:hint="eastAsia"/>
                          </w:rPr>
                          <w:t>a</w:t>
                        </w:r>
                        <w:r>
                          <w:rPr>
                            <w:rStyle w:val="w436zz"/>
                            <w:rFonts w:hint="eastAsia"/>
                          </w:rPr>
                          <w:t>s</w:t>
                        </w:r>
                        <w:r>
                          <w:rPr>
                            <w:rStyle w:val="w436zz"/>
                            <w:rFonts w:hint="eastAsia"/>
                          </w:rPr>
                          <w:t>h</w:t>
                        </w:r>
                        <w:r>
                          <w:rPr>
                            <w:rStyle w:val="6toapl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w436zz"/>
                            <w:rFonts w:hint="eastAsia"/>
                          </w:rPr>
                          <w:t>-</w:t>
                        </w:r>
                        <w:r>
                          <w:rPr>
                            <w:rStyle w:val="w436zz"/>
                            <w:rFonts w:hint="eastAsia"/>
                          </w:rPr>
                          <w:t>x</w:t>
                        </w:r>
                        <w:r>
                          <w:rPr>
                            <w:rStyle w:val="w436zz"/>
                            <w:rFonts w:hint="eastAsia"/>
                          </w:rPr>
                          <w:t xml:space="preserve"> </w:t>
                        </w:r>
                        <w:ins w:id="37" w:author="罗义兵" w:date="2026-07-08T13:51:00Z">
                          <w:r>
                            <w:rPr>
                              <w:rStyle w:val="yv07zj"/>
                            </w:rPr>
                            <w:t>{拷贝的自己目录}</w:t>
                          </w:r>
                        </w:ins>
                        <w:del w:id="38" w:author="罗义兵" w:date="2026-07-08T13:51:00Z">
                          <w:r>
                            <w:rPr>
                              <w:rStyle w:val="yv07zj"/>
                            </w:rPr>
                            <w:delText>/opt/exp-deploy</w:delText>
                          </w:r>
                        </w:del>
                        <w:r>
                          <w:rPr>
                            <w:rStyle w:val="yv07zj"/>
                          </w:rPr>
                          <w:t>/task-scripts/hblf2-master03</w:t>
                        </w:r>
                        <w:r>
                          <w:rPr>
                            <w:rStyle w:val="yv07zj"/>
                          </w:rPr>
                          <w:t>/</w:t>
                        </w:r>
                        <w:r>
                          <w:rPr>
                            <w:rStyle w:val="yv07zj"/>
                          </w:rPr>
                          <w:t>Deploy-task-1.sh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  <w:r>
        <w:rPr>
          <w:rFonts w:hint="eastAsia"/>
        </w:rPr>
        <w:t xml:space="preserve"> </w:t>
      </w:r>
    </w:p>
    <w:p>
      <w:pPr>
        <w:pStyle w:val="ablt93"/>
        <w:numPr/>
        <w:pBdr/>
        <w:ind/>
        <w:rPr>
          <w:rFonts w:hint="eastAsia"/>
        </w:rPr>
      </w:pPr>
      <w:r>
        <w:rPr>
          <w:rFonts w:hint="eastAsia"/>
        </w:rPr>
        <w:t>检查</w:t>
      </w:r>
      <w:r>
        <w:rPr>
          <w:rFonts w:hint="eastAsia"/>
        </w:rPr>
        <w:t>项</w:t>
      </w:r>
      <w:r>
        <w:rPr>
          <w:rFonts w:hint="eastAsia"/>
        </w:rPr>
        <w:t>：</w:t>
      </w:r>
    </w:p>
    <w:p>
      <w:pPr>
        <w:pStyle w:val="ablt93"/>
        <w:numPr>
          <w:ilvl w:val="0"/>
          <w:numId w:val="6"/>
        </w:numPr>
        <w:pBdr/>
        <w:ind/>
        <w:rPr/>
      </w:pPr>
      <w:r>
        <w:rPr>
          <w:rFonts w:hint="eastAsia"/>
        </w:rPr>
        <w:t>观察</w:t>
      </w:r>
      <w:r>
        <w:rPr>
          <w:rFonts w:hint="eastAsia"/>
        </w:rPr>
        <w:t>模型</w:t>
      </w:r>
      <w:r>
        <w:rPr>
          <w:rFonts w:hint="eastAsia"/>
        </w:rPr>
        <w:t>服务</w:t>
      </w:r>
      <w:r>
        <w:rPr>
          <w:rFonts w:hint="eastAsia"/>
        </w:rPr>
        <w:t>是否</w:t>
      </w:r>
      <w:r>
        <w:rPr>
          <w:rFonts w:hint="eastAsia"/>
        </w:rPr>
        <w:t>运行</w:t>
      </w:r>
      <w:r>
        <w:rPr>
          <w:rFonts w:hint="eastAsia"/>
        </w:rPr>
        <w:t>正常</w:t>
      </w:r>
    </w:p>
    <w:p>
      <w:pPr>
        <w:pStyle w:val="ablt93"/>
        <w:pBdr/>
        <w:ind w:left="0"/>
        <w:rPr>
          <w:rFonts w:hint="eastAsia"/>
        </w:rPr>
      </w:pPr>
      <w:r>
        <w:rPr/>
        <w:drawing>
          <wp:inline distT="0" distB="0" distL="0" distR="0">
            <wp:extent cx="5760085" cy="5760085"/>
            <wp:effectExtent l="0" t="0" r="0" b="0"/>
            <wp:docPr id="70" name="文本框 tgayzp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uwxe1i"/>
                          <w:rPr/>
                        </w:pPr>
                        <w:r>
                          <w:rPr>
                            <w:rStyle w:val="yv07zj"/>
                          </w:rPr>
                          <w:t># resourceName 为部署准备环节任务三最后输出文本中的 resourceName</w:t>
                        </w:r>
                      </w:p>
                      <w:p>
                        <w:pPr>
                          <w:pStyle w:val="uwxe1i"/>
                          <w:rPr>
                            <w:rStyle w:val="yv07zj"/>
                          </w:rPr>
                        </w:pPr>
                        <w:r>
                          <w:rPr>
                            <w:rStyle w:val="yv07zj"/>
                          </w:rPr>
                          <w:t>kubectl -n {resourceName} get pod -o wide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  <w:r>
        <w:rPr>
          <w:rFonts w:hint="eastAsia"/>
        </w:rPr>
        <w:t xml:space="preserve"> </w:t>
      </w:r>
    </w:p>
    <w:p>
      <w:pPr>
        <w:pStyle w:val="ablt93"/>
        <w:pBdr/>
        <w:ind w:left="0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5760085" cy="518785"/>
            <wp:effectExtent l="0" t="0" r="0" b="0"/>
            <wp:docPr id="7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73" name="picture" descr="descript"/>
                    <pic:cNvPicPr/>
                  </pic:nvPicPr>
                  <pic:blipFill rotWithShape="true">
                    <a:blip r:embed="rId14"/>
                    <a:stretch/>
                  </pic:blipFill>
                  <pic:spPr>
                    <a:xfrm>
                      <a:off x="0" y="0"/>
                      <a:ext cx="5760085" cy="51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ind w:left="0"/>
        <w:rPr>
          <w:rFonts w:hint="eastAsia"/>
          <w:b/>
          <w:color w:val="FF0000"/>
        </w:rPr>
      </w:pPr>
    </w:p>
    <w:p>
      <w:pPr>
        <w:pStyle w:val="ablt93"/>
        <w:pBdr>
          <w:bottom/>
        </w:pBdr>
        <w:ind w:left="0"/>
        <w:rPr>
          <w:rFonts w:hint="eastAsia"/>
          <w:b/>
          <w:color w:val="FF0000"/>
        </w:rPr>
      </w:pPr>
      <w:r>
        <w:rPr>
          <w:rFonts w:hint="eastAsia"/>
          <w:b/>
          <w:color w:val="FF0000"/>
        </w:rPr>
        <w:t>模型服务启动完成</w:t>
      </w:r>
      <w:r>
        <w:rPr>
          <w:rFonts w:hint="eastAsia"/>
          <w:b/>
          <w:color w:val="FF0000"/>
        </w:rPr>
        <w:t>成功</w:t>
      </w:r>
      <w:r>
        <w:rPr>
          <w:rFonts w:hint="eastAsia"/>
          <w:b/>
          <w:color w:val="FF0000"/>
        </w:rPr>
        <w:t>后</w:t>
      </w:r>
      <w:r>
        <w:rPr>
          <w:rFonts w:hint="eastAsia"/>
          <w:b/>
          <w:color w:val="FF0000"/>
        </w:rPr>
        <w:t>，进行预热</w:t>
      </w:r>
    </w:p>
    <w:p>
      <w:pPr>
        <w:pStyle w:val="ablt93"/>
        <w:pBdr/>
        <w:ind w:left="0"/>
        <w:rPr>
          <w:rFonts w:hint="eastAsia"/>
        </w:rPr>
      </w:pPr>
      <w:r>
        <w:rPr>
          <w:rFonts w:hint="eastAsia"/>
        </w:rPr>
        <w:t>使用</w:t>
      </w:r>
      <w:r>
        <w:rPr>
          <w:rFonts w:hint="eastAsia"/>
        </w:rPr>
        <w:t>示例</w:t>
      </w:r>
      <w:r>
        <w:rPr>
          <w:rFonts w:hint="eastAsia"/>
        </w:rPr>
        <w:t>：</w:t>
      </w:r>
    </w:p>
    <w:p>
      <w:pPr>
        <w:pStyle w:val="ablt93"/>
        <w:pBdr/>
        <w:ind w:left="0"/>
        <w:rPr>
          <w:rFonts w:hint="eastAsia"/>
        </w:rPr>
      </w:pPr>
      <w:r>
        <w:rPr/>
        <w:drawing>
          <wp:inline distT="0" distB="0" distL="0" distR="0">
            <wp:extent cx="5760085" cy="1490008"/>
            <wp:effectExtent l="0" t="0" r="0" b="0"/>
            <wp:docPr id="7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76" name="picture" descr="descript"/>
                    <pic:cNvPicPr/>
                  </pic:nvPicPr>
                  <pic:blipFill rotWithShape="true">
                    <a:blip r:embed="rId15">
                      <a:extLst/>
                    </a:blip>
                    <a:srcRect/>
                    <a:stretch/>
                  </pic:blipFill>
                  <pic:spPr>
                    <a:xfrm>
                      <a:off x="0" y="0"/>
                      <a:ext cx="5760085" cy="1490008"/>
                    </a:xfrm>
                    <a:prstGeom prst="rect">
                      <a:avLst/>
                    </a:prstGeom>
                    <a:ln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rPr/>
      </w:pPr>
      <w:r>
        <w:rPr/>
        <w:drawing>
          <wp:inline distT="0" distB="0" distL="0" distR="0">
            <wp:extent cx="5760085" cy="5760085"/>
            <wp:effectExtent l="0" t="0" r="0" b="0"/>
            <wp:docPr id="78" name="文本框 iioncu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uwxe1i"/>
                          <w:rPr>
                            <w:rStyle w:val="yv07zj"/>
                          </w:rPr>
                        </w:pPr>
                        <w:r>
                          <w:rPr>
                            <w:rStyle w:val="vzyvrv"/>
                            <w:rFonts w:hint="eastAsia"/>
                          </w:rPr>
                          <w:t>bash</w:t>
                        </w:r>
                        <w:r>
                          <w:rPr>
                            <w:rStyle w:val="0iyis9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vzyvrv"/>
                            <w:rFonts w:hint="eastAsia"/>
                          </w:rPr>
                          <w:t>-</w:t>
                        </w:r>
                        <w:r>
                          <w:rPr>
                            <w:rStyle w:val="vzyvrv"/>
                            <w:rFonts w:hint="eastAsia"/>
                          </w:rPr>
                          <w:t>x</w:t>
                        </w:r>
                        <w:r>
                          <w:rPr>
                            <w:rStyle w:val="vzyvrv"/>
                            <w:rFonts w:hint="eastAsia"/>
                          </w:rPr>
                          <w:t xml:space="preserve"> </w:t>
                        </w:r>
                        <w:ins w:id="39" w:author="罗义兵" w:date="2026-07-08T13:51:00Z">
                          <w:r>
                            <w:rPr>
                              <w:rStyle w:val="yv07zj"/>
                            </w:rPr>
                            <w:t>{拷贝的自己目录}</w:t>
                          </w:r>
                        </w:ins>
                        <w:del w:id="40" w:author="罗义兵" w:date="2026-07-08T13:51:00Z">
                          <w:r>
                            <w:rPr>
                              <w:rStyle w:val="yv07zj"/>
                            </w:rPr>
                            <w:delText>/opt/exp-deploy</w:delText>
                          </w:r>
                        </w:del>
                        <w:r>
                          <w:rPr>
                            <w:rStyle w:val="yv07zj"/>
                          </w:rPr>
                          <w:t>/task-scripts/hblf2-master03</w:t>
                        </w:r>
                        <w:r>
                          <w:rPr>
                            <w:rStyle w:val="yv07zj"/>
                          </w:rPr>
                          <w:t>/Deploy-task-1</w:t>
                        </w:r>
                        <w:r>
                          <w:rPr>
                            <w:rStyle w:val="vzyvrv"/>
                            <w:rFonts w:hint="eastAsia"/>
                          </w:rPr>
                          <w:t>-</w:t>
                        </w:r>
                        <w:r>
                          <w:rPr>
                            <w:rStyle w:val="vzyvrv"/>
                            <w:rFonts w:hint="eastAsia"/>
                          </w:rPr>
                          <w:t>y</w:t>
                        </w:r>
                        <w:r>
                          <w:rPr>
                            <w:rStyle w:val="vzyvrv"/>
                            <w:rFonts w:hint="eastAsia"/>
                          </w:rPr>
                          <w:t>u</w:t>
                        </w:r>
                        <w:r>
                          <w:rPr>
                            <w:rStyle w:val="vzyvrv"/>
                            <w:rFonts w:hint="eastAsia"/>
                          </w:rPr>
                          <w:t>r</w:t>
                        </w:r>
                        <w:r>
                          <w:rPr>
                            <w:rStyle w:val="vzyvrv"/>
                            <w:rFonts w:hint="eastAsia"/>
                          </w:rPr>
                          <w:t>e</w:t>
                        </w:r>
                        <w:r>
                          <w:rPr>
                            <w:rStyle w:val="yv07zj"/>
                          </w:rPr>
                          <w:t>.sh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ablt93"/>
        <w:pBdr>
          <w:bottom/>
        </w:pBdr>
        <w:ind w:left="0"/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drawing>
          <wp:inline distT="0" distB="0" distL="0" distR="0">
            <wp:extent cx="5760085" cy="1544053"/>
            <wp:effectExtent l="0" t="0" r="0" b="0"/>
            <wp:docPr id="80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81" name="picture" descr="descript"/>
                    <pic:cNvPicPr/>
                  </pic:nvPicPr>
                  <pic:blipFill rotWithShape="true">
                    <a:blip r:embed="rId16"/>
                    <a:stretch/>
                  </pic:blipFill>
                  <pic:spPr>
                    <a:xfrm>
                      <a:off x="0" y="0"/>
                      <a:ext cx="5760085" cy="1544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8z1s18"/>
        <w:numPr/>
        <w:pBdr/>
        <w:ind w:left="0"/>
        <w:rPr>
          <w:rFonts w:hint="eastAsia"/>
          <w:shd w:val="clear" w:color="auto" w:fill="FFFF00"/>
        </w:rPr>
      </w:pPr>
      <w:r>
        <w:rPr>
          <w:rFonts w:hint="eastAsia"/>
        </w:rPr>
        <w:t>任务</w:t>
      </w:r>
      <w:r>
        <w:rPr>
          <w:rFonts w:hint="eastAsia"/>
        </w:rPr>
        <w:t>二</w:t>
      </w:r>
      <w:r>
        <w:rPr>
          <w:rFonts w:hint="eastAsia"/>
        </w:rPr>
        <w:t>：监控平台添加配置（5分钟）</w:t>
      </w:r>
    </w:p>
    <w:p>
      <w:pPr>
        <w:numPr/>
        <w:pBdr>
          <w:bottom/>
        </w:pBdr>
        <w:snapToGrid/>
        <w:spacing w:before="0" w:after="0" w:line="408"/>
        <w:ind/>
        <w:jc w:val="left"/>
        <w:rPr>
          <w:rFonts w:hint="eastAsia"/>
        </w:rPr>
      </w:pPr>
      <w:r>
        <w:rPr>
          <w:rFonts w:hint="eastAsia"/>
        </w:rPr>
        <w:t>登录</w:t>
      </w:r>
      <w:r>
        <w:rPr>
          <w:rFonts w:hint="eastAsia"/>
        </w:rPr>
        <w:t>监控</w:t>
      </w:r>
      <w:r>
        <w:rPr>
          <w:rFonts w:hint="eastAsia"/>
        </w:rPr>
        <w:t>公有云</w:t>
      </w:r>
      <w:r>
        <w:rPr>
          <w:rFonts w:hint="eastAsia"/>
        </w:rPr>
        <w:t>虚拟机</w:t>
      </w:r>
      <w:r>
        <w:rPr>
          <w:rFonts w:hint="eastAsia"/>
        </w:rPr>
        <w:t>（</w:t>
      </w:r>
      <w:r>
        <w:rPr>
          <w:rFonts w:hint="eastAsia"/>
        </w:rPr>
        <w:t>任</w:t>
      </w:r>
      <w:r>
        <w:rPr>
          <w:rFonts w:hint="eastAsia"/>
        </w:rPr>
        <w:t>选</w:t>
      </w:r>
      <w:r>
        <w:rPr>
          <w:rFonts w:hint="eastAsia"/>
        </w:rPr>
        <w:t>一个</w:t>
      </w:r>
      <w:r>
        <w:rPr>
          <w:rFonts w:hint="eastAsia"/>
        </w:rPr>
        <w:t>）</w:t>
      </w:r>
      <w:r>
        <w:rPr>
          <w:rFonts w:hint="eastAsia"/>
        </w:rPr>
        <w:t>，</w:t>
      </w:r>
      <w:r>
        <w:rPr>
          <w:rFonts w:hint="eastAsia"/>
        </w:rPr>
        <w:t>拷贝</w:t>
      </w:r>
      <w:ins w:id="41" w:author="罗义兵" w:date="2026-07-08T13:52:00Z">
        <w:r>
          <w:rPr>
            <w:rStyle w:val="s9mxdn"/>
          </w:rPr>
          <w:t>{</w:t>
        </w:r>
        <w:r>
          <w:rPr>
            <w:rStyle w:val="gbwq0a"/>
          </w:rPr>
          <w:t>拷贝的自己目录</w:t>
        </w:r>
        <w:r>
          <w:rPr>
            <w:rStyle w:val="s9mxdn"/>
          </w:rPr>
          <w:t>}</w:t>
        </w:r>
      </w:ins>
      <w:del w:id="42" w:author="罗义兵" w:date="2026-07-08T13:52:00Z">
        <w:r>
          <w:rPr>
            <w:rFonts w:hint="eastAsia"/>
          </w:rPr>
          <w:delText xml:space="preserve"> </w:delText>
        </w:r>
        <w:r>
          <w:rPr>
            <w:rFonts w:hint="eastAsia"/>
          </w:rPr>
          <w:delText>/</w:delText>
        </w:r>
        <w:r>
          <w:rPr>
            <w:rFonts w:hint="eastAsia"/>
          </w:rPr>
          <w:delText>op</w:delText>
        </w:r>
        <w:r>
          <w:rPr>
            <w:rFonts w:hint="eastAsia"/>
          </w:rPr>
          <w:delText>t</w:delText>
        </w:r>
        <w:r>
          <w:rPr>
            <w:rFonts w:hint="eastAsia"/>
          </w:rPr>
          <w:delText>/</w:delText>
        </w:r>
        <w:r>
          <w:rPr>
            <w:rFonts w:hint="eastAsia"/>
          </w:rPr>
          <w:delText>e</w:delText>
        </w:r>
        <w:r>
          <w:rPr>
            <w:rFonts w:hint="eastAsia"/>
          </w:rPr>
          <w:delText>x</w:delText>
        </w:r>
        <w:r>
          <w:rPr>
            <w:rFonts w:hint="eastAsia"/>
          </w:rPr>
          <w:delText>p</w:delText>
        </w:r>
        <w:r>
          <w:rPr>
            <w:rFonts w:hint="eastAsia"/>
          </w:rPr>
          <w:delText>-</w:delText>
        </w:r>
        <w:r>
          <w:rPr>
            <w:rFonts w:hint="eastAsia"/>
          </w:rPr>
          <w:delText>d</w:delText>
        </w:r>
        <w:r>
          <w:rPr>
            <w:rFonts w:hint="eastAsia"/>
          </w:rPr>
          <w:delText>e</w:delText>
        </w:r>
        <w:r>
          <w:rPr>
            <w:rFonts w:hint="eastAsia"/>
          </w:rPr>
          <w:delText>p</w:delText>
        </w:r>
        <w:r>
          <w:rPr>
            <w:rFonts w:hint="eastAsia"/>
          </w:rPr>
          <w:delText>l</w:delText>
        </w:r>
        <w:r>
          <w:rPr>
            <w:rFonts w:hint="eastAsia"/>
          </w:rPr>
          <w:delText>o</w:delText>
        </w:r>
        <w:r>
          <w:rPr>
            <w:rFonts w:hint="eastAsia"/>
          </w:rPr>
          <w:delText>y</w:delText>
        </w:r>
      </w:del>
      <w:r>
        <w:rPr>
          <w:rFonts w:hint="eastAsia"/>
        </w:rPr>
        <w:t>/</w:t>
      </w:r>
      <w:r>
        <w:rPr>
          <w:rFonts w:hint="eastAsia"/>
        </w:rPr>
        <w:t>task-scripts/hblf2-master03/Deploy-task-</w:t>
      </w:r>
      <w:r>
        <w:rPr>
          <w:rFonts w:hint="eastAsia"/>
        </w:rPr>
        <w:t>2</w:t>
      </w:r>
      <w:r>
        <w:rPr>
          <w:rFonts w:hint="eastAsia"/>
        </w:rPr>
        <w:t>.</w:t>
      </w:r>
      <w:r>
        <w:rPr>
          <w:rFonts w:hint="eastAsia"/>
        </w:rPr>
        <w:t>s</w:t>
      </w:r>
      <w:r>
        <w:rPr>
          <w:rFonts w:hint="eastAsia"/>
        </w:rPr>
        <w:t>h</w:t>
      </w:r>
      <w:r>
        <w:rPr>
          <w:rFonts w:hint="eastAsia"/>
        </w:rPr>
        <w:t xml:space="preserve"> </w:t>
      </w:r>
      <w:r>
        <w:rPr>
          <w:rFonts w:hint="eastAsia"/>
        </w:rPr>
        <w:t>到</w:t>
      </w:r>
      <w:r>
        <w:rPr>
          <w:rFonts w:hint="eastAsia"/>
        </w:rPr>
        <w:t>登录</w:t>
      </w:r>
      <w:r>
        <w:rPr>
          <w:rFonts w:hint="eastAsia"/>
        </w:rPr>
        <w:t>的</w:t>
      </w:r>
      <w:r>
        <w:rPr>
          <w:rFonts w:hint="eastAsia"/>
        </w:rPr>
        <w:t xml:space="preserve"> </w:t>
      </w:r>
      <w:r>
        <w:rPr>
          <w:rFonts w:hint="eastAsia"/>
        </w:rPr>
        <w:t>监控</w:t>
      </w:r>
      <w:r>
        <w:rPr>
          <w:rFonts w:hint="eastAsia"/>
        </w:rPr>
        <w:t xml:space="preserve"> </w:t>
      </w:r>
      <w:r>
        <w:rPr>
          <w:rFonts w:hint="eastAsia"/>
        </w:rPr>
        <w:t>机器</w:t>
      </w:r>
      <w:r>
        <w:rPr>
          <w:rFonts w:hint="eastAsia"/>
        </w:rPr>
        <w:t xml:space="preserve"> </w:t>
      </w:r>
      <w:r>
        <w:rPr>
          <w:rFonts w:hint="eastAsia"/>
        </w:rPr>
        <w:t>/</w:t>
      </w:r>
      <w:r>
        <w:rPr>
          <w:rFonts w:hint="eastAsia"/>
        </w:rPr>
        <w:t>tmp</w:t>
      </w:r>
      <w:r>
        <w:rPr>
          <w:rFonts w:hint="eastAsia"/>
        </w:rPr>
        <w:t>目录</w:t>
      </w:r>
      <w:r>
        <w:rPr>
          <w:rFonts w:hint="eastAsia"/>
        </w:rPr>
        <w:t>下</w:t>
      </w:r>
    </w:p>
    <w:p>
      <w:pPr>
        <w:pBdr/>
        <w:snapToGrid/>
        <w:spacing w:before="0" w:after="0" w:line="408"/>
        <w:ind w:left="0"/>
        <w:jc w:val="left"/>
        <w:rPr/>
      </w:pPr>
      <w:r>
        <w:rPr>
          <w:rFonts w:ascii="PingFang SC" w:hAnsi="PingFang SC" w:eastAsia="PingFang SC" w:cs="PingFang SC"/>
          <w:i w:val="false"/>
          <w:strike w:val="false"/>
          <w:color w:val="000000"/>
          <w:spacing w:val="0"/>
          <w:sz w:val="24"/>
          <w:u w:val="none"/>
          <w:shd w:val="clear" w:color="auto" w:fill="auto"/>
          <w:vertAlign w:val="baseline"/>
        </w:rPr>
        <w:drawing>
          <wp:inline distT="0" distB="0" distL="0" distR="0">
            <wp:extent cx="5760085" cy="1919256"/>
            <wp:effectExtent l="0" t="0" r="0" b="0"/>
            <wp:docPr id="83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84" name="picture" descr="descript"/>
                    <pic:cNvPicPr/>
                  </pic:nvPicPr>
                  <pic:blipFill rotWithShape="true">
                    <a:blip r:embed="rId17"/>
                    <a:stretch/>
                  </pic:blipFill>
                  <pic:spPr>
                    <a:xfrm>
                      <a:off x="0" y="0"/>
                      <a:ext cx="5760085" cy="1919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/>
        </w:pBdr>
        <w:snapToGrid/>
        <w:spacing w:before="0" w:after="0" w:line="408"/>
        <w:ind w:left="0"/>
        <w:jc w:val="left"/>
        <w:rPr/>
      </w:pPr>
      <w:r>
        <w:rPr>
          <w:rFonts w:hint="eastAsia"/>
        </w:rPr>
        <w:t>登录</w:t>
      </w:r>
      <w:r>
        <w:rPr>
          <w:rFonts w:hint="eastAsia"/>
        </w:rPr>
        <w:t>数据库</w:t>
      </w:r>
    </w:p>
    <w:p>
      <w:pPr>
        <w:pStyle w:val="ablt93"/>
        <w:pBdr/>
        <w:ind/>
        <w:rPr>
          <w:rFonts w:hint="eastAsia"/>
        </w:rPr>
      </w:pPr>
      <w:r>
        <w:rPr/>
        <w:drawing>
          <wp:inline distT="0" distB="0" distL="0" distR="0">
            <wp:extent cx="5760085" cy="5760085"/>
            <wp:effectExtent l="0" t="0" r="0" b="0"/>
            <wp:docPr id="86" name="文本框 zam953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uwxe1i"/>
                          <w:rPr/>
                        </w:pPr>
                        <w:r>
                          <w:rPr>
                            <w:rStyle w:val="477jso"/>
                            <w:rFonts w:hint="eastAsia"/>
                          </w:rPr>
                          <w:t>#</w:t>
                        </w:r>
                        <w:r>
                          <w:rPr>
                            <w:rStyle w:val="znpls7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znpls7"/>
                            <w:rFonts w:hint="eastAsia"/>
                          </w:rPr>
                          <w:t>1</w:t>
                        </w:r>
                        <w:r>
                          <w:rPr>
                            <w:rStyle w:val="znpls7"/>
                            <w:rFonts w:hint="eastAsia"/>
                          </w:rPr>
                          <w:t>.</w:t>
                        </w:r>
                        <w:r>
                          <w:rPr>
                            <w:rStyle w:val="znpls7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znpls7"/>
                            <w:rFonts w:hint="eastAsia"/>
                          </w:rPr>
                          <w:t>获取</w:t>
                        </w:r>
                        <w:r>
                          <w:rPr>
                            <w:rStyle w:val="znpls7"/>
                            <w:rFonts w:hint="eastAsia"/>
                          </w:rPr>
                          <w:t>密码</w:t>
                        </w:r>
                      </w:p>
                      <w:p>
                        <w:pPr>
                          <w:pStyle w:val="uwxe1i"/>
                          <w:rPr/>
                        </w:pPr>
                        <w:r>
                          <w:rPr>
                            <w:rStyle w:val="yv07zj"/>
                          </w:rPr>
                          <w:t>cat /etc/mysql/conf.d/galera.cnf | grep auth |  awk -F":" '{print $2}'</w:t>
                        </w:r>
                      </w:p>
                      <w:p>
                        <w:pPr>
                          <w:pStyle w:val="uwxe1i"/>
                          <w:rPr/>
                        </w:pPr>
                        <w:r>
                          <w:rPr>
                            <w:rStyle w:val="477jso"/>
                            <w:rFonts w:hint="eastAsia"/>
                          </w:rPr>
                          <w:t>#</w:t>
                        </w:r>
                        <w:r>
                          <w:rPr>
                            <w:rStyle w:val="znpls7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znpls7"/>
                            <w:rFonts w:hint="eastAsia"/>
                          </w:rPr>
                          <w:t>2</w:t>
                        </w:r>
                        <w:r>
                          <w:rPr>
                            <w:rStyle w:val="znpls7"/>
                            <w:rFonts w:hint="eastAsia"/>
                          </w:rPr>
                          <w:t>.</w:t>
                        </w:r>
                        <w:r>
                          <w:rPr>
                            <w:rStyle w:val="znpls7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ednn84"/>
                            <w:rFonts w:hint="eastAsia"/>
                          </w:rPr>
                          <w:t>执行</w:t>
                        </w:r>
                        <w:r>
                          <w:rPr>
                            <w:rStyle w:val="ednn84"/>
                            <w:rFonts w:hint="eastAsia"/>
                          </w:rPr>
                          <w:t>数据库</w:t>
                        </w:r>
                        <w:r>
                          <w:rPr>
                            <w:rStyle w:val="ednn84"/>
                            <w:rFonts w:hint="eastAsia"/>
                          </w:rPr>
                          <w:t>插入</w:t>
                        </w:r>
                        <w:r>
                          <w:rPr>
                            <w:rStyle w:val="ednn84"/>
                            <w:rFonts w:hint="eastAsia"/>
                          </w:rPr>
                          <w:t>数据</w:t>
                        </w:r>
                        <w:r>
                          <w:rPr>
                            <w:rStyle w:val="ednn84"/>
                            <w:rFonts w:hint="eastAsia"/>
                          </w:rPr>
                          <w:t>脚本</w:t>
                        </w:r>
                        <w:r>
                          <w:rPr>
                            <w:rStyle w:val="ednn84"/>
                            <w:rFonts w:hint="eastAsia"/>
                          </w:rPr>
                          <w:t>，</w:t>
                        </w:r>
                        <w:r>
                          <w:rPr>
                            <w:rStyle w:val="ednn84"/>
                            <w:rFonts w:hint="eastAsia"/>
                          </w:rPr>
                          <w:t>执行</w:t>
                        </w:r>
                        <w:r>
                          <w:rPr>
                            <w:rStyle w:val="ednn84"/>
                            <w:rFonts w:hint="eastAsia"/>
                          </w:rPr>
                          <w:t>完</w:t>
                        </w:r>
                        <w:r>
                          <w:rPr>
                            <w:rStyle w:val="ednn84"/>
                            <w:rFonts w:hint="eastAsia"/>
                          </w:rPr>
                          <w:t>脚本</w:t>
                        </w:r>
                        <w:r>
                          <w:rPr>
                            <w:rStyle w:val="ednn84"/>
                            <w:rFonts w:hint="eastAsia"/>
                          </w:rPr>
                          <w:t>之后</w:t>
                        </w:r>
                        <w:r>
                          <w:rPr>
                            <w:rStyle w:val="ednn84"/>
                            <w:rFonts w:hint="eastAsia"/>
                          </w:rPr>
                          <w:t>，</w:t>
                        </w:r>
                        <w:r>
                          <w:rPr>
                            <w:rStyle w:val="ednn84"/>
                            <w:rFonts w:hint="eastAsia"/>
                          </w:rPr>
                          <w:t>需要</w:t>
                        </w:r>
                        <w:r>
                          <w:rPr>
                            <w:rStyle w:val="ednn84"/>
                            <w:rFonts w:hint="eastAsia"/>
                          </w:rPr>
                          <w:t>输入</w:t>
                        </w:r>
                        <w:r>
                          <w:rPr>
                            <w:rStyle w:val="ednn84"/>
                            <w:rFonts w:hint="eastAsia"/>
                          </w:rPr>
                          <w:t>密码</w:t>
                        </w:r>
                      </w:p>
                      <w:p>
                        <w:pPr>
                          <w:pStyle w:val="uwxe1i"/>
                          <w:rPr>
                            <w:rStyle w:val="yv07zj"/>
                          </w:rPr>
                        </w:pPr>
                        <w:r>
                          <w:rPr>
                            <w:rStyle w:val="w436zz"/>
                            <w:rFonts w:hint="eastAsia"/>
                          </w:rPr>
                          <w:t>bash</w:t>
                        </w:r>
                        <w:r>
                          <w:rPr>
                            <w:rStyle w:val="w436zz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w436zz"/>
                            <w:rFonts w:hint="eastAsia"/>
                          </w:rPr>
                          <w:t>-</w:t>
                        </w:r>
                        <w:r>
                          <w:rPr>
                            <w:rStyle w:val="w436zz"/>
                            <w:rFonts w:hint="eastAsia"/>
                          </w:rPr>
                          <w:t>x</w:t>
                        </w:r>
                        <w:r>
                          <w:rPr>
                            <w:rStyle w:val="w436zz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emna7b"/>
                            <w:rFonts w:hint="eastAsia"/>
                          </w:rPr>
                          <w:t>/</w:t>
                        </w:r>
                        <w:r>
                          <w:rPr>
                            <w:rStyle w:val="emna7b"/>
                            <w:rFonts w:hint="eastAsia"/>
                          </w:rPr>
                          <w:t>t</w:t>
                        </w:r>
                        <w:r>
                          <w:rPr>
                            <w:rStyle w:val="emna7b"/>
                            <w:rFonts w:hint="eastAsia"/>
                          </w:rPr>
                          <w:t>m</w:t>
                        </w:r>
                        <w:r>
                          <w:rPr>
                            <w:rStyle w:val="emna7b"/>
                            <w:rFonts w:hint="eastAsia"/>
                          </w:rPr>
                          <w:t>p</w:t>
                        </w:r>
                        <w:r>
                          <w:rPr>
                            <w:rStyle w:val="emna7b"/>
                            <w:rFonts w:hint="eastAsia"/>
                          </w:rPr>
                          <w:t>/</w:t>
                        </w:r>
                        <w:r>
                          <w:rPr>
                            <w:rStyle w:val="yv07zj"/>
                          </w:rPr>
                          <w:t>Deploy-task-2.sh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  <w:r>
        <w:rPr>
          <w:rFonts w:hint="eastAsia"/>
        </w:rPr>
        <w:t xml:space="preserve"> </w:t>
      </w:r>
    </w:p>
    <w:p>
      <w:pPr>
        <w:pStyle w:val="ablt93"/>
        <w:pBdr>
          <w:bottom/>
        </w:pBdr>
        <w:ind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5760085" cy="1634985"/>
            <wp:effectExtent l="0" t="0" r="0" b="0"/>
            <wp:docPr id="8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89" name="picture" descr="descript"/>
                    <pic:cNvPicPr/>
                  </pic:nvPicPr>
                  <pic:blipFill rotWithShape="true">
                    <a:blip r:embed="rId18"/>
                    <a:stretch/>
                  </pic:blipFill>
                  <pic:spPr>
                    <a:xfrm>
                      <a:off x="0" y="0"/>
                      <a:ext cx="5760085" cy="163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ind/>
        <w:rPr>
          <w:rFonts w:hint="eastAsia"/>
        </w:rPr>
      </w:pPr>
      <w:r>
        <w:rPr>
          <w:rFonts w:hint="eastAsia"/>
        </w:rPr>
        <w:t>检查</w:t>
      </w:r>
      <w:r>
        <w:rPr>
          <w:rFonts w:hint="eastAsia"/>
        </w:rPr>
        <w:t>项</w:t>
      </w:r>
      <w:r>
        <w:rPr>
          <w:rFonts w:hint="eastAsia"/>
        </w:rPr>
        <w:t>：</w:t>
      </w:r>
    </w:p>
    <w:p>
      <w:pPr>
        <w:pStyle w:val="ablt93"/>
        <w:numPr>
          <w:ilvl w:val="0"/>
          <w:numId w:val="7"/>
        </w:numPr>
        <w:pBdr/>
        <w:ind/>
        <w:rPr/>
      </w:pPr>
      <w:r>
        <w:rPr>
          <w:rFonts w:hint="eastAsia"/>
        </w:rPr>
        <w:t>登录</w:t>
      </w:r>
      <w:r>
        <w:rPr>
          <w:rFonts w:hint="eastAsia"/>
        </w:rPr>
        <w:t>监控</w:t>
      </w:r>
      <w:r>
        <w:rPr>
          <w:rFonts w:hint="eastAsia"/>
        </w:rPr>
        <w:t>页面</w:t>
      </w:r>
    </w:p>
    <w:p>
      <w:pPr>
        <w:pStyle w:val="ablt93"/>
        <w:pBdr/>
        <w:ind w:left="0"/>
        <w:rPr/>
      </w:pPr>
      <w:r>
        <w:rPr>
          <w:rStyle w:val="j3glap"/>
          <w:color/>
        </w:rPr>
        <w:fldChar w:fldCharType="begin"/>
      </w:r>
      <w:r>
        <w:rPr>
          <w:rStyle w:val="j3glap"/>
          <w:color/>
        </w:rPr>
        <w:instrText xml:space="preserve">HYPERLINK https://mon.awcloudvip.com:31100/#/overview/dashboard?dir_name=dashboard-vllm normalLink \tdkey t47yod \tdfe -10 \tdfn https%3A//mon.awcloudvip.com%3A31100/%23/overview/dashboard%3Fdir_name%3Ddashboard-vllm \tdfu https://mon.awcloudvip.com:31100/#/overview/dashboard?dir_name=dashboard-vllm \tdlt inline </w:instrText>
      </w:r>
      <w:r>
        <w:rPr>
          <w:rStyle w:val="j3glap"/>
          <w:color/>
        </w:rPr>
        <w:fldChar w:fldCharType="separate"/>
      </w:r>
      <w:r>
        <w:rPr>
          <w:rStyle w:val="j3glap"/>
          <w:color/>
        </w:rPr>
        <w:t>https://mon.awcloudvip.com:31100/#/overview/dashboard?dir_name=dashboard-vllm</w:t>
      </w:r>
      <w:r>
        <w:rPr>
          <w:rStyle w:val="j3glap"/>
          <w:color/>
        </w:rPr>
        <w:fldChar w:fldCharType="end"/>
      </w:r>
    </w:p>
    <w:p>
      <w:pPr>
        <w:pStyle w:val="ablt93"/>
        <w:numPr>
          <w:ilvl w:val="0"/>
          <w:numId w:val="7"/>
        </w:numPr>
        <w:pBdr/>
        <w:ind/>
        <w:rPr/>
      </w:pPr>
      <w:r>
        <w:rPr>
          <w:rFonts w:hint="eastAsia"/>
        </w:rPr>
        <w:t>找到</w:t>
      </w:r>
      <w:r>
        <w:rPr>
          <w:rFonts w:hint="eastAsia"/>
        </w:rPr>
        <w:t>对应</w:t>
      </w:r>
      <w:r>
        <w:rPr>
          <w:rFonts w:hint="eastAsia"/>
        </w:rPr>
        <w:t>机房</w:t>
      </w:r>
    </w:p>
    <w:p>
      <w:pPr>
        <w:pStyle w:val="ablt93"/>
        <w:pBdr/>
        <w:ind w:left="0"/>
        <w:rPr/>
      </w:pPr>
      <w:r>
        <w:rPr/>
        <w:drawing>
          <wp:inline distT="0" distB="0" distL="0" distR="0">
            <wp:extent cx="5760085" cy="4155358"/>
            <wp:effectExtent l="0" t="0" r="0" b="0"/>
            <wp:docPr id="91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92" name="picture" descr="descript"/>
                    <pic:cNvPicPr/>
                  </pic:nvPicPr>
                  <pic:blipFill rotWithShape="true">
                    <a:blip r:embed="rId19"/>
                    <a:stretch/>
                  </pic:blipFill>
                  <pic:spPr>
                    <a:xfrm>
                      <a:off x="0" y="0"/>
                      <a:ext cx="5760085" cy="4155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numPr>
          <w:ilvl w:val="0"/>
          <w:numId w:val="7"/>
        </w:numPr>
        <w:pBdr/>
        <w:ind/>
        <w:rPr/>
      </w:pPr>
      <w:r>
        <w:rPr>
          <w:rFonts w:hint="eastAsia"/>
        </w:rPr>
        <w:t>找到</w:t>
      </w:r>
      <w:r>
        <w:rPr>
          <w:rFonts w:hint="eastAsia"/>
        </w:rPr>
        <w:t>对应</w:t>
      </w:r>
      <w:r>
        <w:rPr>
          <w:rFonts w:hint="eastAsia"/>
        </w:rPr>
        <w:t>模型</w:t>
      </w:r>
    </w:p>
    <w:p>
      <w:pPr>
        <w:pStyle w:val="ablt93"/>
        <w:ind w:left="0"/>
        <w:rPr/>
      </w:pPr>
      <w:r>
        <w:rPr/>
        <w:drawing>
          <wp:inline distT="0" distB="0" distL="0" distR="0">
            <wp:extent cx="5760085" cy="2862623"/>
            <wp:effectExtent l="0" t="0" r="0" b="0"/>
            <wp:docPr id="94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95" name="picture" descr="descript"/>
                    <pic:cNvPicPr/>
                  </pic:nvPicPr>
                  <pic:blipFill rotWithShape="true">
                    <a:blip r:embed="rId20"/>
                    <a:stretch/>
                  </pic:blipFill>
                  <pic:spPr>
                    <a:xfrm>
                      <a:off x="0" y="0"/>
                      <a:ext cx="5760085" cy="2862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8z1s18"/>
        <w:pBdr/>
        <w:ind/>
        <w:rPr>
          <w:rFonts w:hint="eastAsia"/>
        </w:rPr>
      </w:pPr>
      <w:r>
        <w:rPr>
          <w:rFonts w:hint="eastAsia"/>
        </w:rPr>
        <w:t>任务</w:t>
      </w:r>
      <w:r>
        <w:rPr>
          <w:rFonts w:hint="eastAsia"/>
        </w:rPr>
        <w:t>三</w:t>
      </w:r>
      <w:r>
        <w:rPr>
          <w:rFonts w:hint="eastAsia"/>
        </w:rPr>
        <w:t>：</w:t>
      </w:r>
      <w:r>
        <w:rPr>
          <w:rFonts w:hint="eastAsia"/>
        </w:rPr>
        <w:t>准备</w:t>
      </w:r>
      <w:r>
        <w:rPr>
          <w:rFonts w:hint="eastAsia"/>
        </w:rPr>
        <w:t>测试</w:t>
      </w:r>
      <w:r>
        <w:rPr>
          <w:rFonts w:hint="eastAsia"/>
        </w:rPr>
        <w:t>命令</w:t>
      </w:r>
      <w:r>
        <w:rPr>
          <w:rFonts w:hint="eastAsia"/>
        </w:rPr>
        <w:t>（</w:t>
      </w:r>
      <w:r>
        <w:rPr>
          <w:rFonts w:hint="eastAsia"/>
        </w:rPr>
        <w:t>5</w:t>
      </w:r>
      <w:r>
        <w:rPr>
          <w:rFonts w:hint="eastAsia"/>
        </w:rPr>
        <w:t>分钟</w:t>
      </w:r>
      <w:r>
        <w:rPr>
          <w:rFonts w:hint="eastAsia"/>
        </w:rPr>
        <w:t>）</w:t>
      </w:r>
    </w:p>
    <w:p>
      <w:pPr>
        <w:pStyle w:val="ablt93"/>
        <w:numPr>
          <w:ilvl w:val="0"/>
          <w:numId w:val="8"/>
        </w:numPr>
        <w:pBdr/>
        <w:ind/>
        <w:rPr/>
      </w:pPr>
      <w:r>
        <w:rPr>
          <w:rFonts w:hint="eastAsia"/>
        </w:rPr>
        <w:t>内网</w:t>
      </w:r>
      <w:r>
        <w:rPr>
          <w:rFonts w:hint="eastAsia"/>
        </w:rPr>
        <w:t>测试</w:t>
      </w:r>
    </w:p>
    <w:p>
      <w:pPr>
        <w:pStyle w:val="ablt93"/>
        <w:pBdr/>
        <w:ind w:left="0"/>
        <w:rPr/>
      </w:pPr>
      <w:r>
        <w:rPr/>
        <w:drawing>
          <wp:inline distT="0" distB="0" distL="0" distR="0">
            <wp:extent cx="5760085" cy="5760085"/>
            <wp:effectExtent l="0" t="0" r="0" b="0"/>
            <wp:docPr id="97" name="文本框 16c0du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uwxe1i"/>
                          <w:rPr>
                            <w:rStyle w:val="yv07zj"/>
                          </w:rPr>
                        </w:pPr>
                        <w:r>
                          <w:rPr>
                            <w:rStyle w:val="yv07zj"/>
                          </w:rPr>
                          <w:t xml:space="preserve">bash -x </w:t>
                        </w:r>
                        <w:ins w:id="43" w:author="罗义兵" w:date="2026-07-08T13:52:00Z">
                          <w:r>
                            <w:rPr>
                              <w:rStyle w:val="yv07zj"/>
                            </w:rPr>
                            <w:t>{拷贝的自己目录}</w:t>
                          </w:r>
                        </w:ins>
                        <w:del w:id="44" w:author="罗义兵" w:date="2026-07-08T13:52:00Z">
                          <w:r>
                            <w:rPr>
                              <w:rStyle w:val="yv07zj"/>
                            </w:rPr>
                            <w:delText>/opt/exp-deploy</w:delText>
                          </w:r>
                        </w:del>
                        <w:r>
                          <w:rPr>
                            <w:rStyle w:val="yv07zj"/>
                          </w:rPr>
                          <w:t>/task-scripts/hblf2-master03/</w:t>
                        </w:r>
                        <w:r>
                          <w:rPr>
                            <w:rStyle w:val="yv07zj"/>
                          </w:rPr>
                          <w:t>Deploy-task-3-private.sh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ablt93"/>
        <w:numPr>
          <w:ilvl w:val="0"/>
          <w:numId w:val="8"/>
        </w:numPr>
        <w:pBdr/>
        <w:ind/>
        <w:rPr/>
      </w:pPr>
      <w:r>
        <w:rPr>
          <w:rFonts w:hint="eastAsia"/>
        </w:rPr>
        <w:t>公网</w:t>
      </w:r>
      <w:r>
        <w:rPr>
          <w:rFonts w:hint="eastAsia"/>
        </w:rPr>
        <w:t>测试</w:t>
      </w:r>
    </w:p>
    <w:p>
      <w:pPr>
        <w:pStyle w:val="ablt93"/>
        <w:pBdr/>
        <w:ind w:left="0"/>
        <w:rPr/>
      </w:pPr>
      <w:r>
        <w:rPr/>
        <w:drawing>
          <wp:inline distT="0" distB="0" distL="0" distR="0">
            <wp:extent cx="5760085" cy="5760085"/>
            <wp:effectExtent l="0" t="0" r="0" b="0"/>
            <wp:docPr id="99" name="文本框 5mhyt3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uwxe1i"/>
                          <w:rPr>
                            <w:rStyle w:val="yv07zj"/>
                          </w:rPr>
                        </w:pPr>
                        <w:r>
                          <w:rPr>
                            <w:rStyle w:val="yv07zj"/>
                          </w:rPr>
                          <w:t xml:space="preserve">bash -x </w:t>
                        </w:r>
                        <w:ins w:id="45" w:author="罗义兵" w:date="2026-07-08T13:52:00Z">
                          <w:r>
                            <w:rPr>
                              <w:rStyle w:val="yv07zj"/>
                            </w:rPr>
                            <w:t>{拷贝的自己目录}</w:t>
                          </w:r>
                        </w:ins>
                        <w:del w:id="46" w:author="罗义兵" w:date="2026-07-08T13:52:00Z">
                          <w:r>
                            <w:rPr>
                              <w:rStyle w:val="yv07zj"/>
                            </w:rPr>
                            <w:delText>/opt/exp-deploy</w:delText>
                          </w:r>
                        </w:del>
                        <w:r>
                          <w:rPr>
                            <w:rStyle w:val="yv07zj"/>
                          </w:rPr>
                          <w:t>/task-scripts/hblf2-master03/</w:t>
                        </w:r>
                        <w:r>
                          <w:rPr>
                            <w:rStyle w:val="yv07zj"/>
                          </w:rPr>
                          <w:t>Deploy-task-3-public.sh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llemnx"/>
        <w:numPr/>
        <w:pBdr/>
        <w:ind w:left="0"/>
        <w:rPr>
          <w:rFonts w:hint="eastAsia"/>
        </w:rPr>
      </w:pPr>
      <w:r>
        <w:rPr>
          <w:rFonts w:hint="eastAsia"/>
        </w:rPr>
        <w:t>测试（</w:t>
      </w:r>
      <w:r>
        <w:rPr>
          <w:rFonts w:hint="eastAsia"/>
        </w:rPr>
        <w:t>时效</w:t>
      </w:r>
      <w:r>
        <w:rPr>
          <w:rFonts w:hint="eastAsia"/>
        </w:rPr>
        <w:t>要求</w:t>
      </w:r>
      <w:r>
        <w:rPr>
          <w:rFonts w:hint="eastAsia"/>
        </w:rPr>
        <w:t>：</w:t>
      </w:r>
      <w:r>
        <w:rPr>
          <w:rFonts w:hint="eastAsia"/>
        </w:rPr>
        <w:t>1</w:t>
      </w:r>
      <w:r>
        <w:rPr>
          <w:rFonts w:hint="eastAsia"/>
        </w:rPr>
        <w:t>0</w:t>
      </w:r>
      <w:r>
        <w:rPr>
          <w:rFonts w:hint="eastAsia"/>
        </w:rPr>
        <w:t>分钟）</w:t>
      </w:r>
    </w:p>
    <w:p>
      <w:pPr>
        <w:pStyle w:val="8z1s18"/>
        <w:pBdr/>
        <w:ind/>
        <w:rPr>
          <w:rFonts w:hint="eastAsia"/>
        </w:rPr>
      </w:pPr>
      <w:r>
        <w:rPr>
          <w:rFonts w:hint="eastAsia"/>
        </w:rPr>
        <w:t>任务一</w:t>
      </w:r>
      <w:r>
        <w:rPr>
          <w:rFonts w:hint="eastAsia"/>
        </w:rPr>
        <w:t>：</w:t>
      </w:r>
      <w:r>
        <w:rPr>
          <w:rFonts w:hint="eastAsia"/>
        </w:rPr>
        <w:t>内网</w:t>
      </w:r>
      <w:r>
        <w:rPr>
          <w:rFonts w:hint="eastAsia"/>
        </w:rPr>
        <w:t>测试</w:t>
      </w:r>
    </w:p>
    <w:p>
      <w:pPr>
        <w:pStyle w:val="ablt93"/>
        <w:numPr>
          <w:ilvl w:val="0"/>
          <w:numId w:val="9"/>
        </w:numPr>
        <w:pBdr/>
        <w:ind/>
        <w:rPr/>
      </w:pPr>
      <w:r>
        <w:rPr>
          <w:rFonts w:hint="eastAsia"/>
        </w:rPr>
        <w:t>API</w:t>
      </w:r>
      <w:r>
        <w:rPr>
          <w:rFonts w:hint="eastAsia"/>
        </w:rPr>
        <w:t>可用性</w:t>
      </w:r>
      <w:r>
        <w:rPr>
          <w:rFonts w:hint="eastAsia"/>
        </w:rPr>
        <w:t>测试</w:t>
      </w:r>
    </w:p>
    <w:p>
      <w:pPr>
        <w:pStyle w:val="ablt93"/>
        <w:pBdr/>
        <w:ind w:left="336"/>
        <w:rPr/>
      </w:pPr>
      <w:r>
        <w:rPr/>
        <w:drawing>
          <wp:inline distT="0" distB="0" distL="0" distR="0">
            <wp:extent cx="5546725" cy="920227"/>
            <wp:effectExtent l="0" t="0" r="0" b="0"/>
            <wp:docPr id="101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02" name="picture" descr="descript"/>
                    <pic:cNvPicPr/>
                  </pic:nvPicPr>
                  <pic:blipFill rotWithShape="true">
                    <a:blip r:embed="rId21"/>
                    <a:stretch/>
                  </pic:blipFill>
                  <pic:spPr>
                    <a:xfrm>
                      <a:off x="0" y="0"/>
                      <a:ext cx="5546725" cy="920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numPr>
          <w:ilvl w:val="0"/>
          <w:numId w:val="9"/>
        </w:numPr>
        <w:pBdr/>
        <w:ind/>
        <w:rPr/>
      </w:pPr>
      <w:r>
        <w:rPr>
          <w:rFonts w:hint="eastAsia"/>
        </w:rPr>
        <w:t>监控</w:t>
      </w:r>
      <w:r>
        <w:rPr>
          <w:rFonts w:hint="eastAsia"/>
        </w:rPr>
        <w:t>及</w:t>
      </w:r>
      <w:r>
        <w:rPr>
          <w:rFonts w:hint="eastAsia"/>
        </w:rPr>
        <w:t>日志</w:t>
      </w:r>
      <w:r>
        <w:rPr>
          <w:rFonts w:hint="eastAsia"/>
        </w:rPr>
        <w:t>采集</w:t>
      </w:r>
      <w:r>
        <w:rPr>
          <w:rFonts w:hint="eastAsia"/>
        </w:rPr>
        <w:t>检查</w:t>
      </w:r>
    </w:p>
    <w:p>
      <w:pPr>
        <w:pStyle w:val="ablt93"/>
        <w:pBdr/>
        <w:ind w:left="336"/>
        <w:rPr>
          <w:rFonts w:hint="eastAsia"/>
        </w:rPr>
      </w:pPr>
      <w:r>
        <w:rPr>
          <w:rFonts w:hint="eastAsia"/>
        </w:rPr>
        <w:t>监控</w:t>
      </w:r>
      <w:r>
        <w:rPr>
          <w:rFonts w:hint="eastAsia"/>
        </w:rPr>
        <w:t>采集</w:t>
      </w:r>
      <w:r>
        <w:rPr>
          <w:rFonts w:hint="eastAsia"/>
        </w:rPr>
        <w:t>检查</w:t>
      </w:r>
      <w:r>
        <w:rPr>
          <w:rFonts w:hint="eastAsia"/>
        </w:rPr>
        <w:t>：</w:t>
      </w:r>
      <w:r>
        <w:rPr>
          <w:rFonts w:hint="eastAsia"/>
        </w:rPr>
        <w:t>检查</w:t>
      </w:r>
      <w:r>
        <w:rPr>
          <w:rFonts w:hint="eastAsia"/>
        </w:rPr>
        <w:t>对应</w:t>
      </w:r>
      <w:r>
        <w:rPr>
          <w:rFonts w:hint="eastAsia"/>
        </w:rPr>
        <w:t>模型</w:t>
      </w:r>
      <w:r>
        <w:rPr>
          <w:rFonts w:hint="eastAsia"/>
        </w:rPr>
        <w:t>r</w:t>
      </w:r>
      <w:r>
        <w:rPr>
          <w:rFonts w:hint="eastAsia"/>
        </w:rPr>
        <w:t>u</w:t>
      </w:r>
      <w:r>
        <w:rPr>
          <w:rFonts w:hint="eastAsia"/>
        </w:rPr>
        <w:t>n</w:t>
      </w:r>
      <w:r>
        <w:rPr>
          <w:rFonts w:hint="eastAsia"/>
        </w:rPr>
        <w:t>n</w:t>
      </w:r>
      <w:r>
        <w:rPr>
          <w:rFonts w:hint="eastAsia"/>
        </w:rPr>
        <w:t>i</w:t>
      </w:r>
      <w:r>
        <w:rPr>
          <w:rFonts w:hint="eastAsia"/>
        </w:rPr>
        <w:t>n</w:t>
      </w:r>
      <w:r>
        <w:rPr>
          <w:rFonts w:hint="eastAsia"/>
        </w:rPr>
        <w:t>g</w:t>
      </w:r>
      <w:r>
        <w:rPr>
          <w:rFonts w:hint="eastAsia"/>
        </w:rPr>
        <w:t>请求</w:t>
      </w:r>
      <w:r>
        <w:rPr>
          <w:rFonts w:hint="eastAsia"/>
        </w:rPr>
        <w:t>队列</w:t>
      </w:r>
      <w:r>
        <w:rPr>
          <w:rFonts w:hint="eastAsia"/>
        </w:rPr>
        <w:t>数</w:t>
      </w:r>
    </w:p>
    <w:p>
      <w:pPr>
        <w:pStyle w:val="ablt93"/>
        <w:pBdr/>
        <w:ind w:left="336"/>
        <w:rPr/>
      </w:pPr>
      <w:r>
        <w:rPr/>
        <w:drawing>
          <wp:inline distT="0" distB="0" distL="0" distR="0">
            <wp:extent cx="5760085" cy="5760085"/>
            <wp:effectExtent l="0" t="0" r="0" b="0"/>
            <wp:docPr id="104" name="文本框 11968a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uwxe1i"/>
                          <w:rPr>
                            <w:rStyle w:val="yv07zj"/>
                          </w:rPr>
                        </w:pPr>
                        <w:r>
                          <w:rPr>
                            <w:rStyle w:val="yv07zj"/>
                          </w:rPr>
                          <w:t>https://</w:t>
                        </w:r>
                        <w:r>
                          <w:rPr>
                            <w:rStyle w:val="9rw2ue"/>
                            <w:rFonts w:hint="eastAsia"/>
                          </w:rPr>
                          <w:t>mon</w:t>
                        </w:r>
                        <w:r>
                          <w:rPr>
                            <w:rStyle w:val="9rw2ue"/>
                            <w:rFonts w:hint="eastAsia"/>
                          </w:rPr>
                          <w:t>.</w:t>
                        </w:r>
                        <w:r>
                          <w:rPr>
                            <w:rStyle w:val="9rw2ue"/>
                            <w:rFonts w:hint="eastAsia"/>
                          </w:rPr>
                          <w:t>a</w:t>
                        </w:r>
                        <w:r>
                          <w:rPr>
                            <w:rStyle w:val="hwc53h"/>
                            <w:rFonts w:hint="eastAsia"/>
                          </w:rPr>
                          <w:t>w</w:t>
                        </w:r>
                        <w:r>
                          <w:rPr>
                            <w:rStyle w:val="hwc53h"/>
                            <w:rFonts w:hint="eastAsia"/>
                          </w:rPr>
                          <w:t>c</w:t>
                        </w:r>
                        <w:r>
                          <w:rPr>
                            <w:rStyle w:val="hwc53h"/>
                            <w:rFonts w:hint="eastAsia"/>
                          </w:rPr>
                          <w:t>l</w:t>
                        </w:r>
                        <w:r>
                          <w:rPr>
                            <w:rStyle w:val="hwc53h"/>
                            <w:rFonts w:hint="eastAsia"/>
                          </w:rPr>
                          <w:t>o</w:t>
                        </w:r>
                        <w:r>
                          <w:rPr>
                            <w:rStyle w:val="hwc53h"/>
                            <w:rFonts w:hint="eastAsia"/>
                          </w:rPr>
                          <w:t>u</w:t>
                        </w:r>
                        <w:r>
                          <w:rPr>
                            <w:rStyle w:val="hwc53h"/>
                            <w:rFonts w:hint="eastAsia"/>
                          </w:rPr>
                          <w:t>d</w:t>
                        </w:r>
                        <w:r>
                          <w:rPr>
                            <w:rStyle w:val="hwc53h"/>
                            <w:rFonts w:hint="eastAsia"/>
                          </w:rPr>
                          <w:t>v</w:t>
                        </w:r>
                        <w:r>
                          <w:rPr>
                            <w:rStyle w:val="hwc53h"/>
                            <w:rFonts w:hint="eastAsia"/>
                          </w:rPr>
                          <w:t>i</w:t>
                        </w:r>
                        <w:r>
                          <w:rPr>
                            <w:rStyle w:val="hwc53h"/>
                            <w:rFonts w:hint="eastAsia"/>
                          </w:rPr>
                          <w:t>p</w:t>
                        </w:r>
                        <w:r>
                          <w:rPr>
                            <w:rStyle w:val="hwc53h"/>
                            <w:rFonts w:hint="eastAsia"/>
                          </w:rPr>
                          <w:t>.</w:t>
                        </w:r>
                        <w:r>
                          <w:rPr>
                            <w:rStyle w:val="9rw2ue"/>
                            <w:rFonts w:hint="eastAsia"/>
                          </w:rPr>
                          <w:t>co</w:t>
                        </w:r>
                        <w:r>
                          <w:rPr>
                            <w:rStyle w:val="hwc53h"/>
                            <w:rFonts w:hint="eastAsia"/>
                          </w:rPr>
                          <w:t>m</w:t>
                        </w:r>
                        <w:r>
                          <w:rPr>
                            <w:rStyle w:val="yv07zj"/>
                          </w:rPr>
                          <w:t>:31105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ablt93"/>
        <w:pBdr>
          <w:bottom/>
        </w:pBdr>
        <w:ind w:left="336"/>
        <w:rPr>
          <w:rFonts w:hint="eastAsia"/>
        </w:rPr>
      </w:pPr>
      <w:r>
        <w:rPr>
          <w:rFonts w:hint="eastAsia"/>
        </w:rPr>
        <w:t>如下图</w:t>
      </w:r>
      <w:r>
        <w:rPr>
          <w:rFonts w:hint="eastAsia"/>
        </w:rPr>
        <w:t>所示</w:t>
      </w:r>
      <w:r>
        <w:rPr>
          <w:rFonts w:hint="eastAsia"/>
        </w:rPr>
        <w:t>，</w:t>
      </w:r>
      <w:r>
        <w:rPr>
          <w:rFonts w:hint="eastAsia"/>
        </w:rPr>
        <w:t>在</w:t>
      </w:r>
      <w:r>
        <w:rPr>
          <w:rFonts w:hint="eastAsia"/>
        </w:rPr>
        <w:t>灭霸</w:t>
      </w:r>
      <w:r>
        <w:rPr>
          <w:rFonts w:hint="eastAsia"/>
        </w:rPr>
        <w:t>上</w:t>
      </w:r>
      <w:r>
        <w:rPr>
          <w:rFonts w:hint="eastAsia"/>
        </w:rPr>
        <w:t>确认</w:t>
      </w:r>
      <w:r>
        <w:rPr>
          <w:rFonts w:hint="eastAsia"/>
        </w:rPr>
        <w:t>节点</w:t>
      </w:r>
      <w:r>
        <w:rPr>
          <w:rFonts w:hint="eastAsia"/>
        </w:rPr>
        <w:t>vllm</w:t>
      </w:r>
      <w:r>
        <w:rPr>
          <w:rFonts w:hint="eastAsia"/>
        </w:rPr>
        <w:t>或</w:t>
      </w:r>
      <w:r>
        <w:rPr>
          <w:rFonts w:hint="eastAsia"/>
        </w:rPr>
        <w:t>sglang</w:t>
      </w:r>
      <w:r>
        <w:rPr>
          <w:rFonts w:hint="eastAsia"/>
        </w:rPr>
        <w:t>监控</w:t>
      </w:r>
      <w:r>
        <w:rPr>
          <w:rFonts w:hint="eastAsia"/>
        </w:rPr>
        <w:t>数据</w:t>
      </w:r>
      <w:r>
        <w:rPr>
          <w:rFonts w:hint="eastAsia"/>
        </w:rPr>
        <w:t>采集</w:t>
      </w:r>
      <w:r>
        <w:rPr>
          <w:rFonts w:hint="eastAsia"/>
        </w:rPr>
        <w:t>正常</w:t>
      </w:r>
      <w:r>
        <w:rPr>
          <w:rFonts w:hint="eastAsia"/>
        </w:rPr>
        <w:t>(</w:t>
      </w:r>
      <w:r>
        <w:rPr>
          <w:rFonts w:hint="eastAsia"/>
        </w:rPr>
        <w:t>P</w:t>
      </w:r>
      <w:r>
        <w:rPr>
          <w:rFonts w:hint="eastAsia"/>
        </w:rPr>
        <w:t>D</w:t>
      </w:r>
      <w:r>
        <w:rPr>
          <w:rFonts w:hint="eastAsia"/>
        </w:rPr>
        <w:t>分离</w:t>
      </w:r>
      <w:r>
        <w:rPr>
          <w:rFonts w:hint="eastAsia"/>
        </w:rPr>
        <w:t>的</w:t>
      </w:r>
      <w:r>
        <w:rPr>
          <w:rFonts w:hint="eastAsia"/>
        </w:rPr>
        <w:t>需要</w:t>
      </w:r>
      <w:r>
        <w:rPr>
          <w:rFonts w:hint="eastAsia"/>
        </w:rPr>
        <w:t>查看</w:t>
      </w:r>
      <w:r>
        <w:rPr>
          <w:rFonts w:hint="eastAsia"/>
        </w:rPr>
        <w:t>proxy</w:t>
      </w:r>
      <w:r>
        <w:rPr>
          <w:rFonts w:hint="eastAsia"/>
        </w:rPr>
        <w:t>所在</w:t>
      </w:r>
      <w:r>
        <w:rPr>
          <w:rFonts w:hint="eastAsia"/>
        </w:rPr>
        <w:t>节点</w:t>
      </w:r>
      <w:r>
        <w:rPr>
          <w:rFonts w:hint="eastAsia"/>
        </w:rPr>
        <w:t>数据</w:t>
      </w:r>
      <w:r>
        <w:rPr>
          <w:rFonts w:hint="eastAsia"/>
        </w:rPr>
        <w:t>)</w:t>
      </w:r>
    </w:p>
    <w:p>
      <w:pPr>
        <w:pStyle w:val="ablt93"/>
        <w:pBdr/>
        <w:ind w:left="336"/>
        <w:rPr/>
      </w:pPr>
      <w:r>
        <w:rPr/>
        <w:drawing>
          <wp:inline distT="0" distB="0" distL="0" distR="0">
            <wp:extent cx="5760085" cy="5760085"/>
            <wp:effectExtent l="0" t="0" r="0" b="0"/>
            <wp:docPr id="106" name="文本框 4tw2nk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uwxe1i"/>
                          <w:rPr/>
                        </w:pPr>
                        <w:r>
                          <w:rPr>
                            <w:rStyle w:val="u0bz17"/>
                            <w:rFonts w:hint="eastAsia"/>
                          </w:rPr>
                          <w:t>#</w:t>
                        </w:r>
                        <w:r>
                          <w:rPr>
                            <w:rStyle w:val="u0bz17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u0bz17"/>
                            <w:rFonts w:hint="eastAsia"/>
                          </w:rPr>
                          <w:t>单节点</w:t>
                        </w:r>
                      </w:p>
                      <w:p>
                        <w:pPr>
                          <w:pStyle w:val="uwxe1i"/>
                          <w:rPr/>
                        </w:pPr>
                        <w:r>
                          <w:rPr>
                            <w:rStyle w:val="yv07zj"/>
                          </w:rPr>
                          <w:t>vllm:num_requests_running{node="nxzw-gpu-101-135"}</w:t>
                        </w:r>
                      </w:p>
                      <w:p>
                        <w:pPr>
                          <w:pStyle w:val="uwxe1i"/>
                          <w:rPr/>
                        </w:pPr>
                        <w:r>
                          <w:rPr>
                            <w:rStyle w:val="u0bz17"/>
                            <w:rFonts w:hint="eastAsia"/>
                          </w:rPr>
                          <w:t>#</w:t>
                        </w:r>
                        <w:r>
                          <w:rPr>
                            <w:rStyle w:val="u0bz17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u0bz17"/>
                            <w:rFonts w:hint="eastAsia"/>
                          </w:rPr>
                          <w:t>P</w:t>
                        </w:r>
                        <w:r>
                          <w:rPr>
                            <w:rStyle w:val="i2o8ff"/>
                            <w:rFonts w:hint="eastAsia"/>
                          </w:rPr>
                          <w:t>D</w:t>
                        </w:r>
                        <w:r>
                          <w:rPr>
                            <w:rStyle w:val="u0bz17"/>
                            <w:rFonts w:hint="eastAsia"/>
                          </w:rPr>
                          <w:t>分离</w:t>
                        </w:r>
                        <w:r>
                          <w:rPr>
                            <w:rStyle w:val="u0bz17"/>
                            <w:rFonts w:hint="eastAsia"/>
                          </w:rPr>
                          <w:t>服务</w:t>
                        </w:r>
                        <w:r>
                          <w:rPr>
                            <w:rStyle w:val="u0bz17"/>
                            <w:rFonts w:hint="eastAsia"/>
                          </w:rPr>
                          <w:t>,</w:t>
                        </w:r>
                        <w:r>
                          <w:rPr>
                            <w:rStyle w:val="mzdpsq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u0bz17"/>
                            <w:rFonts w:hint="eastAsia"/>
                          </w:rPr>
                          <w:t>PD</w:t>
                        </w:r>
                        <w:r>
                          <w:rPr>
                            <w:rStyle w:val="u0bz17"/>
                            <w:rFonts w:hint="eastAsia"/>
                          </w:rPr>
                          <w:t>分离</w:t>
                        </w:r>
                        <w:r>
                          <w:rPr>
                            <w:rStyle w:val="u0bz17"/>
                            <w:rFonts w:hint="eastAsia"/>
                          </w:rPr>
                          <w:t>服务</w:t>
                        </w:r>
                        <w:r>
                          <w:rPr>
                            <w:rStyle w:val="u0bz17"/>
                            <w:rFonts w:hint="eastAsia"/>
                          </w:rPr>
                          <w:t>查询</w:t>
                        </w:r>
                        <w:r>
                          <w:rPr>
                            <w:rStyle w:val="u0bz17"/>
                            <w:rFonts w:hint="eastAsia"/>
                          </w:rPr>
                          <w:t>的</w:t>
                        </w:r>
                        <w:r>
                          <w:rPr>
                            <w:rStyle w:val="u0bz17"/>
                            <w:rFonts w:hint="eastAsia"/>
                          </w:rPr>
                          <w:t>节点</w:t>
                        </w:r>
                        <w:r>
                          <w:rPr>
                            <w:rStyle w:val="u0bz17"/>
                            <w:rFonts w:hint="eastAsia"/>
                          </w:rPr>
                          <w:t>使用</w:t>
                        </w:r>
                        <w:r>
                          <w:rPr>
                            <w:rStyle w:val="u0bz17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u0bz17"/>
                            <w:rFonts w:hint="eastAsia"/>
                          </w:rPr>
                          <w:t>proxy</w:t>
                        </w:r>
                        <w:r>
                          <w:rPr>
                            <w:rStyle w:val="u0bz17"/>
                            <w:rFonts w:hint="eastAsia"/>
                          </w:rPr>
                          <w:t>组件</w:t>
                        </w:r>
                        <w:r>
                          <w:rPr>
                            <w:rStyle w:val="u0bz17"/>
                            <w:rFonts w:hint="eastAsia"/>
                          </w:rPr>
                          <w:t>所在</w:t>
                        </w:r>
                        <w:r>
                          <w:rPr>
                            <w:rStyle w:val="u0bz17"/>
                            <w:rFonts w:hint="eastAsia"/>
                          </w:rPr>
                          <w:t>的</w:t>
                        </w:r>
                        <w:r>
                          <w:rPr>
                            <w:rStyle w:val="u0bz17"/>
                            <w:rFonts w:hint="eastAsia"/>
                          </w:rPr>
                          <w:t>节点</w:t>
                        </w:r>
                        <w:r>
                          <w:rPr>
                            <w:rStyle w:val="u0bz17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u0bz17"/>
                            <w:rFonts w:hint="eastAsia"/>
                          </w:rPr>
                          <w:t>hostname</w:t>
                        </w:r>
                      </w:p>
                      <w:p>
                        <w:pPr>
                          <w:pStyle w:val="uwxe1i"/>
                          <w:rPr>
                            <w:rStyle w:val="yv07zj"/>
                          </w:rPr>
                        </w:pPr>
                        <w:r>
                          <w:rPr>
                            <w:rStyle w:val="yv07zj"/>
                          </w:rPr>
                          <w:t>vllm:num_requests_running{</w:t>
                        </w:r>
                        <w:r>
                          <w:rPr>
                            <w:rStyle w:val="mzdpsq"/>
                            <w:rFonts w:hint="eastAsia"/>
                          </w:rPr>
                          <w:t>n</w:t>
                        </w:r>
                        <w:r>
                          <w:rPr>
                            <w:rStyle w:val="u0bz17"/>
                            <w:rFonts w:hint="eastAsia"/>
                          </w:rPr>
                          <w:t>o</w:t>
                        </w:r>
                        <w:r>
                          <w:rPr>
                            <w:rStyle w:val="u0bz17"/>
                            <w:rFonts w:hint="eastAsia"/>
                          </w:rPr>
                          <w:t>d</w:t>
                        </w:r>
                        <w:r>
                          <w:rPr>
                            <w:rStyle w:val="u0bz17"/>
                            <w:rFonts w:hint="eastAsia"/>
                          </w:rPr>
                          <w:t>e</w:t>
                        </w:r>
                        <w:r>
                          <w:rPr>
                            <w:rStyle w:val="u0bz17"/>
                            <w:rFonts w:hint="eastAsia"/>
                          </w:rPr>
                          <w:t>=</w:t>
                        </w:r>
                        <w:r>
                          <w:rPr>
                            <w:rStyle w:val="gmiz5s"/>
                            <w:rFonts w:hint="eastAsia"/>
                          </w:rPr>
                          <w:t>"</w:t>
                        </w:r>
                        <w:r>
                          <w:rPr>
                            <w:rStyle w:val="8moolh"/>
                            <w:rFonts w:hint="eastAsia"/>
                          </w:rPr>
                          <w:t>l</w:t>
                        </w:r>
                        <w:r>
                          <w:rPr>
                            <w:rStyle w:val="8moolh"/>
                            <w:rFonts w:hint="eastAsia"/>
                          </w:rPr>
                          <w:t>f</w:t>
                        </w:r>
                        <w:r>
                          <w:rPr>
                            <w:rStyle w:val="8moolh"/>
                            <w:rFonts w:hint="eastAsia"/>
                          </w:rPr>
                          <w:t>-</w:t>
                        </w:r>
                        <w:r>
                          <w:rPr>
                            <w:rStyle w:val="8moolh"/>
                            <w:rFonts w:hint="eastAsia"/>
                          </w:rPr>
                          <w:t>g</w:t>
                        </w:r>
                        <w:r>
                          <w:rPr>
                            <w:rStyle w:val="8moolh"/>
                            <w:rFonts w:hint="eastAsia"/>
                          </w:rPr>
                          <w:t>p</w:t>
                        </w:r>
                        <w:r>
                          <w:rPr>
                            <w:rStyle w:val="8moolh"/>
                            <w:rFonts w:hint="eastAsia"/>
                          </w:rPr>
                          <w:t>u</w:t>
                        </w:r>
                        <w:r>
                          <w:rPr>
                            <w:rStyle w:val="8moolh"/>
                            <w:rFonts w:hint="eastAsia"/>
                          </w:rPr>
                          <w:t>-</w:t>
                        </w:r>
                        <w:r>
                          <w:rPr>
                            <w:rStyle w:val="8moolh"/>
                            <w:rFonts w:hint="eastAsia"/>
                          </w:rPr>
                          <w:t>4</w:t>
                        </w:r>
                        <w:r>
                          <w:rPr>
                            <w:rStyle w:val="8moolh"/>
                            <w:rFonts w:hint="eastAsia"/>
                          </w:rPr>
                          <w:t>-</w:t>
                        </w:r>
                        <w:r>
                          <w:rPr>
                            <w:rStyle w:val="8moolh"/>
                            <w:rFonts w:hint="eastAsia"/>
                          </w:rPr>
                          <w:t>1</w:t>
                        </w:r>
                        <w:r>
                          <w:rPr>
                            <w:rStyle w:val="8moolh"/>
                            <w:rFonts w:hint="eastAsia"/>
                          </w:rPr>
                          <w:t>7</w:t>
                        </w:r>
                        <w:r>
                          <w:rPr>
                            <w:rStyle w:val="8moolh"/>
                            <w:rFonts w:hint="eastAsia"/>
                          </w:rPr>
                          <w:t>7</w:t>
                        </w:r>
                        <w:r>
                          <w:rPr>
                            <w:rStyle w:val="u0bz17"/>
                            <w:rFonts w:hint="eastAsia"/>
                          </w:rPr>
                          <w:t>"</w:t>
                        </w:r>
                        <w:r>
                          <w:rPr>
                            <w:rStyle w:val="yv07zj"/>
                          </w:rPr>
                          <w:t>}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  <w:r>
        <w:rPr>
          <w:rFonts w:hint="eastAsia"/>
        </w:rPr>
        <w:t xml:space="preserve"> </w:t>
      </w:r>
    </w:p>
    <w:p>
      <w:pPr>
        <w:pStyle w:val="ablt93"/>
        <w:pBdr/>
        <w:ind w:left="336"/>
        <w:rPr/>
      </w:pPr>
      <w:r>
        <w:rPr/>
        <w:drawing>
          <wp:inline distT="0" distB="0" distL="0" distR="0">
            <wp:extent cx="5546725" cy="2259135"/>
            <wp:effectExtent l="0" t="0" r="0" b="0"/>
            <wp:docPr id="10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09" name="picture" descr="descript"/>
                    <pic:cNvPicPr/>
                  </pic:nvPicPr>
                  <pic:blipFill rotWithShape="true">
                    <a:blip r:embed="rId22"/>
                    <a:stretch/>
                  </pic:blipFill>
                  <pic:spPr>
                    <a:xfrm>
                      <a:off x="0" y="0"/>
                      <a:ext cx="5546725" cy="225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ind w:left="336"/>
        <w:rPr>
          <w:rFonts w:hint="eastAsia"/>
        </w:rPr>
      </w:pPr>
      <w:r>
        <w:rPr>
          <w:rFonts w:hint="eastAsia"/>
        </w:rPr>
        <w:t>日志采集检查：登录日志平台，</w:t>
      </w:r>
      <w:r>
        <w:rPr>
          <w:rFonts w:hint="eastAsia"/>
        </w:rPr>
        <w:t>检查</w:t>
      </w:r>
      <w:r>
        <w:rPr>
          <w:rFonts w:hint="eastAsia"/>
        </w:rPr>
        <w:t>对应</w:t>
      </w:r>
      <w:r>
        <w:rPr>
          <w:rFonts w:hint="eastAsia"/>
        </w:rPr>
        <w:t>模型</w:t>
      </w:r>
      <w:r>
        <w:rPr>
          <w:rFonts w:hint="eastAsia"/>
        </w:rPr>
        <w:t>部署</w:t>
      </w:r>
      <w:r>
        <w:rPr>
          <w:rFonts w:hint="eastAsia"/>
        </w:rPr>
        <w:t>所在</w:t>
      </w:r>
      <w:r>
        <w:rPr>
          <w:rFonts w:hint="eastAsia"/>
        </w:rPr>
        <w:t>节点</w:t>
      </w:r>
      <w:r>
        <w:rPr>
          <w:rFonts w:hint="eastAsia"/>
        </w:rPr>
        <w:t>的</w:t>
      </w:r>
      <w:r>
        <w:rPr>
          <w:rFonts w:hint="eastAsia"/>
        </w:rPr>
        <w:t>日志</w:t>
      </w:r>
      <w:r>
        <w:rPr>
          <w:rFonts w:hint="eastAsia"/>
        </w:rPr>
        <w:t>，</w:t>
      </w:r>
      <w:r>
        <w:rPr>
          <w:rFonts w:hint="eastAsia"/>
        </w:rPr>
        <w:t>如果</w:t>
      </w:r>
      <w:r>
        <w:rPr>
          <w:rFonts w:hint="eastAsia"/>
        </w:rPr>
        <w:t>存在</w:t>
      </w:r>
      <w:r>
        <w:rPr>
          <w:rFonts w:hint="eastAsia"/>
        </w:rPr>
        <w:t>日志</w:t>
      </w:r>
      <w:r>
        <w:rPr>
          <w:rFonts w:hint="eastAsia"/>
        </w:rPr>
        <w:t>信息</w:t>
      </w:r>
      <w:r>
        <w:rPr>
          <w:rFonts w:hint="eastAsia"/>
        </w:rPr>
        <w:t>，</w:t>
      </w:r>
      <w:r>
        <w:rPr>
          <w:rFonts w:hint="eastAsia"/>
        </w:rPr>
        <w:t>则</w:t>
      </w:r>
      <w:r>
        <w:rPr>
          <w:rFonts w:hint="eastAsia"/>
        </w:rPr>
        <w:t>表示</w:t>
      </w:r>
      <w:r>
        <w:rPr>
          <w:rFonts w:hint="eastAsia"/>
        </w:rPr>
        <w:t>日志</w:t>
      </w:r>
      <w:r>
        <w:rPr>
          <w:rFonts w:hint="eastAsia"/>
        </w:rPr>
        <w:t>采集</w:t>
      </w:r>
      <w:r>
        <w:rPr>
          <w:rFonts w:hint="eastAsia"/>
        </w:rPr>
        <w:t>部署</w:t>
      </w:r>
      <w:r>
        <w:rPr>
          <w:rFonts w:hint="eastAsia"/>
        </w:rPr>
        <w:t>正常</w:t>
      </w:r>
    </w:p>
    <w:p>
      <w:pPr>
        <w:pStyle w:val="ablt93"/>
        <w:pBdr/>
        <w:ind w:left="336"/>
        <w:rPr/>
      </w:pPr>
      <w:r>
        <w:rPr/>
        <w:drawing>
          <wp:inline distT="0" distB="0" distL="0" distR="0">
            <wp:extent cx="5760085" cy="5760085"/>
            <wp:effectExtent l="0" t="0" r="0" b="0"/>
            <wp:docPr id="111" name="文本框 vn1zbn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uwxe1i"/>
                          <w:rPr>
                            <w:rStyle w:val="yv07zj"/>
                          </w:rPr>
                        </w:pPr>
                        <w:r>
                          <w:rPr>
                            <w:rStyle w:val="yv07zj"/>
                          </w:rPr>
                          <w:t>https://mon.awcloudvip.com:30660/app/discover#/view/66d93f74-f52c-436c-a7b9-4c369d842a67?_g=(filters:!(),refreshInterval:(pause:!t,value:60000),time:(from:now-15m,to:now))&amp;_a=(columns:!(model_name,region_dmx,node_name,log_level,message,log_type),dataSource:(dataViewId:'048763e9-a49d-4160-8c1f-173d50913dcc',type:dataView),filters:!(),grid:(columns:('@timestamp':(width:211),log_level:(width:127),log_time:(width:259),message:(),model_name:(width:251),node_name:(width:139),process_name:(width:160),region_dmx:(width:171))),hideChart:!f,interval:auto,query:(language:kuery,query:'node_name%20:%20%20%22nxzw-gpu-101-135%22'),sort:!(!('@timestamp',desc)))</w:t>
                        </w:r>
                        <w:r>
                          <w:rPr>
                            <w:rStyle w:val="e5hsw1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e5hsw1"/>
                            <w:rFonts w:hint="eastAsia"/>
                          </w:rPr>
                          <w:t xml:space="preserve">  </w:t>
                        </w:r>
                        <w:r>
                          <w:rPr>
                            <w:rStyle w:val="e5hsw1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e5hsw1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e5hsw1"/>
                            <w:rFonts w:hint="eastAsia"/>
                          </w:rPr>
                          <w:t xml:space="preserve"> 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  <w:r>
        <w:rPr/>
        <w:br w:type="textWrapping"/>
      </w:r>
      <w:r>
        <w:rPr>
          <w:rFonts w:hint="eastAsia"/>
        </w:rPr>
        <w:t>搜索</w:t>
      </w:r>
      <w:r>
        <w:rPr>
          <w:rFonts w:hint="eastAsia"/>
        </w:rPr>
        <w:t>对应</w:t>
      </w:r>
      <w:r>
        <w:rPr>
          <w:rFonts w:hint="eastAsia"/>
        </w:rPr>
        <w:t>的</w:t>
      </w:r>
      <w:r>
        <w:rPr>
          <w:rFonts w:hint="eastAsia"/>
        </w:rPr>
        <w:t>节点</w:t>
      </w:r>
      <w:r>
        <w:rPr>
          <w:rFonts w:hint="eastAsia"/>
        </w:rPr>
        <w:t>名称</w:t>
      </w:r>
      <w:r>
        <w:rPr>
          <w:rFonts w:hint="eastAsia"/>
        </w:rPr>
        <w:t>，</w:t>
      </w:r>
      <w:r>
        <w:rPr>
          <w:rFonts w:hint="eastAsia"/>
        </w:rPr>
        <w:t>如</w:t>
      </w:r>
      <w:r>
        <w:rPr>
          <w:rFonts w:hint="eastAsia"/>
        </w:rPr>
        <w:t>下图</w:t>
      </w:r>
      <w:r>
        <w:rPr>
          <w:rFonts w:hint="eastAsia"/>
        </w:rPr>
        <w:t>所示</w:t>
      </w:r>
      <w:r>
        <w:rPr>
          <w:rFonts w:hint="eastAsia"/>
        </w:rPr>
        <w:t>，</w:t>
      </w:r>
      <w:r>
        <w:rPr>
          <w:rFonts w:hint="eastAsia"/>
        </w:rPr>
        <w:t>能够</w:t>
      </w:r>
      <w:r>
        <w:rPr>
          <w:rFonts w:hint="eastAsia"/>
        </w:rPr>
        <w:t>查询到</w:t>
      </w:r>
      <w:r>
        <w:rPr>
          <w:rFonts w:hint="eastAsia"/>
        </w:rPr>
        <w:t>节点</w:t>
      </w:r>
      <w:r>
        <w:rPr>
          <w:rFonts w:hint="eastAsia"/>
        </w:rPr>
        <w:t>对应</w:t>
      </w:r>
      <w:r>
        <w:rPr>
          <w:rFonts w:hint="eastAsia"/>
        </w:rPr>
        <w:t>的</w:t>
      </w:r>
      <w:r>
        <w:rPr>
          <w:rFonts w:hint="eastAsia"/>
        </w:rPr>
        <w:t>最新</w:t>
      </w:r>
      <w:r>
        <w:rPr>
          <w:rFonts w:hint="eastAsia"/>
        </w:rPr>
        <w:t>日志</w:t>
      </w:r>
      <w:r>
        <w:rPr>
          <w:rFonts w:hint="eastAsia"/>
        </w:rPr>
        <w:t>，</w:t>
      </w:r>
      <w:r>
        <w:rPr>
          <w:rFonts w:hint="eastAsia"/>
        </w:rPr>
        <w:t>确认</w:t>
      </w:r>
      <w:r>
        <w:rPr>
          <w:rFonts w:hint="eastAsia"/>
        </w:rPr>
        <w:t>日志</w:t>
      </w:r>
      <w:r>
        <w:rPr>
          <w:rFonts w:hint="eastAsia"/>
        </w:rPr>
        <w:t>采集</w:t>
      </w:r>
      <w:r>
        <w:rPr>
          <w:rFonts w:hint="eastAsia"/>
        </w:rPr>
        <w:t>正常</w:t>
      </w:r>
    </w:p>
    <w:p>
      <w:pPr>
        <w:pStyle w:val="ablt93"/>
        <w:pBdr/>
        <w:ind w:left="336"/>
        <w:rPr/>
      </w:pPr>
      <w:r>
        <w:rPr/>
        <w:drawing>
          <wp:inline distT="0" distB="0" distL="0" distR="0">
            <wp:extent cx="5546725" cy="2654917"/>
            <wp:effectExtent l="0" t="0" r="0" b="0"/>
            <wp:docPr id="113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14" name="picture" descr="descript"/>
                    <pic:cNvPicPr/>
                  </pic:nvPicPr>
                  <pic:blipFill rotWithShape="true">
                    <a:blip r:embed="rId23"/>
                    <a:stretch/>
                  </pic:blipFill>
                  <pic:spPr>
                    <a:xfrm>
                      <a:off x="0" y="0"/>
                      <a:ext cx="5546725" cy="2654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8z1s18"/>
        <w:ind/>
        <w:rPr/>
      </w:pPr>
      <w:r>
        <w:rPr/>
        <w:t>任务二：</w:t>
      </w:r>
      <w:r>
        <w:rPr>
          <w:rFonts w:hint="eastAsia"/>
        </w:rPr>
        <w:t>公网</w:t>
      </w:r>
      <w:r>
        <w:rPr>
          <w:rFonts w:hint="eastAsia"/>
        </w:rPr>
        <w:t>测试</w:t>
      </w:r>
    </w:p>
    <w:p>
      <w:pPr>
        <w:numPr>
          <w:ilvl w:val="0"/>
          <w:numId w:val="9"/>
        </w:numPr>
        <w:pBdr/>
        <w:ind/>
        <w:rPr/>
      </w:pPr>
      <w:r>
        <w:rPr>
          <w:rFonts w:ascii="Helvetica Neue" w:hAnsi="Helvetica Neue" w:cs="Helvetica Neue"/>
          <w:i w:val="false"/>
          <w:strike w:val="false"/>
          <w:color w:val="000000"/>
          <w:spacing w:val="0"/>
          <w:sz w:val="20"/>
          <w:u w:val="none"/>
        </w:rPr>
        <w:t>API可用性测试</w:t>
      </w:r>
    </w:p>
    <w:p>
      <w:pPr>
        <w:pStyle w:val="ablt93"/>
        <w:pBdr/>
        <w:ind w:firstLineChars="200"/>
        <w:rPr/>
      </w:pPr>
      <w:r>
        <w:rPr/>
        <w:drawing>
          <wp:inline distT="0" distB="0" distL="0" distR="0">
            <wp:extent cx="5760085" cy="938484"/>
            <wp:effectExtent l="0" t="0" r="0" b="0"/>
            <wp:docPr id="116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17" name="picture" descr="descript"/>
                    <pic:cNvPicPr/>
                  </pic:nvPicPr>
                  <pic:blipFill rotWithShape="true">
                    <a:blip r:embed="rId24"/>
                    <a:stretch/>
                  </pic:blipFill>
                  <pic:spPr>
                    <a:xfrm>
                      <a:off x="0" y="0"/>
                      <a:ext cx="5760085" cy="938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ind w:firstLineChars="200"/>
        <w:rPr/>
      </w:pPr>
      <w:r>
        <w:rPr>
          <w:rFonts w:hint="eastAsia"/>
        </w:rPr>
        <w:t>如上图</w:t>
      </w:r>
      <w:r>
        <w:rPr>
          <w:rFonts w:hint="eastAsia"/>
        </w:rPr>
        <w:t>所示</w:t>
      </w:r>
      <w:r>
        <w:rPr>
          <w:rFonts w:hint="eastAsia"/>
        </w:rPr>
        <w:t>，</w:t>
      </w:r>
      <w:r>
        <w:rPr>
          <w:rFonts w:hint="eastAsia"/>
        </w:rPr>
        <w:t>API</w:t>
      </w:r>
      <w:r>
        <w:rPr>
          <w:rFonts w:hint="eastAsia"/>
        </w:rPr>
        <w:t>调用</w:t>
      </w:r>
      <w:r>
        <w:rPr>
          <w:rFonts w:hint="eastAsia"/>
        </w:rPr>
        <w:t>返回</w:t>
      </w:r>
      <w:r>
        <w:rPr>
          <w:rFonts w:hint="eastAsia"/>
        </w:rPr>
        <w:t>正常</w:t>
      </w:r>
      <w:r>
        <w:rPr>
          <w:rFonts w:hint="eastAsia"/>
        </w:rPr>
        <w:t>的</w:t>
      </w:r>
      <w:r>
        <w:rPr>
          <w:rFonts w:hint="eastAsia"/>
        </w:rPr>
        <w:t>推理</w:t>
      </w:r>
      <w:r>
        <w:rPr>
          <w:rFonts w:hint="eastAsia"/>
        </w:rPr>
        <w:t>结果</w:t>
      </w:r>
      <w:r>
        <w:rPr>
          <w:rFonts w:hint="eastAsia"/>
        </w:rPr>
        <w:t>，</w:t>
      </w:r>
      <w:r>
        <w:rPr>
          <w:rFonts w:hint="eastAsia"/>
        </w:rPr>
        <w:t>确认</w:t>
      </w:r>
      <w:r>
        <w:rPr>
          <w:rFonts w:hint="eastAsia"/>
        </w:rPr>
        <w:t>模型</w:t>
      </w:r>
      <w:r>
        <w:rPr>
          <w:rFonts w:hint="eastAsia"/>
        </w:rPr>
        <w:t>公网</w:t>
      </w:r>
      <w:r>
        <w:rPr>
          <w:rFonts w:hint="eastAsia"/>
        </w:rPr>
        <w:t>访问</w:t>
      </w:r>
      <w:r>
        <w:rPr>
          <w:rFonts w:hint="eastAsia"/>
        </w:rPr>
        <w:t>没有</w:t>
      </w:r>
      <w:r>
        <w:rPr>
          <w:rFonts w:hint="eastAsia"/>
        </w:rPr>
        <w:t>问题</w:t>
      </w:r>
    </w:p>
    <w:p>
      <w:pPr>
        <w:pStyle w:val="ablt93"/>
        <w:numPr>
          <w:ilvl w:val="0"/>
          <w:numId w:val="10"/>
        </w:numPr>
        <w:pBdr/>
        <w:ind/>
        <w:rPr/>
      </w:pPr>
      <w:r>
        <w:rPr>
          <w:rFonts w:hint="eastAsia"/>
        </w:rPr>
        <w:t>机房</w:t>
      </w:r>
      <w:r>
        <w:rPr>
          <w:rFonts w:hint="eastAsia"/>
        </w:rPr>
        <w:t>转发</w:t>
      </w:r>
      <w:r>
        <w:rPr>
          <w:rFonts w:hint="eastAsia"/>
        </w:rPr>
        <w:t>确认</w:t>
      </w:r>
      <w:r>
        <w:rPr>
          <w:rFonts w:hint="eastAsia"/>
        </w:rPr>
        <w:t>（</w:t>
      </w:r>
      <w:r>
        <w:rPr>
          <w:rFonts w:hint="eastAsia"/>
          <w:color w:val="FF0000"/>
        </w:rPr>
        <w:t>仅多机房部署时需要检查</w:t>
      </w:r>
      <w:r>
        <w:rPr>
          <w:rFonts w:hint="eastAsia"/>
        </w:rPr>
        <w:t>）</w:t>
      </w:r>
    </w:p>
    <w:p>
      <w:pPr>
        <w:pStyle w:val="ablt93"/>
        <w:pBdr/>
        <w:ind w:left="0"/>
        <w:rPr>
          <w:rFonts w:hint="eastAsia"/>
        </w:rPr>
      </w:pPr>
      <w:r>
        <w:rPr>
          <w:rFonts w:hint="eastAsia"/>
        </w:rPr>
        <w:t>c</w:t>
      </w:r>
      <w:r>
        <w:rPr>
          <w:rFonts w:hint="eastAsia"/>
        </w:rPr>
        <w:t>l</w:t>
      </w:r>
      <w:r>
        <w:rPr>
          <w:rFonts w:hint="eastAsia"/>
        </w:rPr>
        <w:t>b</w:t>
      </w:r>
      <w:r>
        <w:rPr>
          <w:rFonts w:hint="eastAsia"/>
        </w:rPr>
        <w:t xml:space="preserve"> </w:t>
      </w:r>
      <w:r>
        <w:rPr>
          <w:rFonts w:hint="eastAsia"/>
        </w:rPr>
        <w:t>n</w:t>
      </w:r>
      <w:r>
        <w:rPr>
          <w:rFonts w:hint="eastAsia"/>
        </w:rPr>
        <w:t>g</w:t>
      </w:r>
      <w:r>
        <w:rPr>
          <w:rFonts w:hint="eastAsia"/>
        </w:rPr>
        <w:t>i</w:t>
      </w:r>
      <w:r>
        <w:rPr>
          <w:rFonts w:hint="eastAsia"/>
        </w:rPr>
        <w:t>n</w:t>
      </w:r>
      <w:r>
        <w:rPr>
          <w:rFonts w:hint="eastAsia"/>
        </w:rPr>
        <w:t>x</w:t>
      </w:r>
      <w:r>
        <w:rPr>
          <w:rFonts w:hint="eastAsia"/>
        </w:rPr>
        <w:t>虚机</w:t>
      </w:r>
      <w:r>
        <w:rPr>
          <w:rFonts w:hint="eastAsia"/>
        </w:rPr>
        <w:t>里</w:t>
      </w:r>
      <w:r>
        <w:rPr>
          <w:rFonts w:hint="eastAsia"/>
        </w:rPr>
        <w:t>，</w:t>
      </w:r>
      <w:r>
        <w:rPr>
          <w:rFonts w:hint="eastAsia"/>
        </w:rPr>
        <w:t>检查</w:t>
      </w:r>
      <w:r>
        <w:rPr>
          <w:rFonts w:hint="eastAsia"/>
        </w:rPr>
        <w:t>域名</w:t>
      </w:r>
      <w:r>
        <w:rPr>
          <w:rFonts w:hint="eastAsia"/>
        </w:rPr>
        <w:t>请求</w:t>
      </w:r>
      <w:r>
        <w:rPr>
          <w:rFonts w:hint="eastAsia"/>
        </w:rPr>
        <w:t>日志</w:t>
      </w:r>
      <w:r>
        <w:rPr>
          <w:rFonts w:hint="eastAsia"/>
        </w:rPr>
        <w:t>，</w:t>
      </w:r>
      <w:r>
        <w:rPr>
          <w:rFonts w:hint="eastAsia"/>
        </w:rPr>
        <w:t>确认</w:t>
      </w:r>
      <w:r>
        <w:rPr>
          <w:rFonts w:hint="eastAsia"/>
        </w:rPr>
        <w:t>请求</w:t>
      </w:r>
      <w:r>
        <w:rPr>
          <w:rFonts w:hint="eastAsia"/>
        </w:rPr>
        <w:t>被</w:t>
      </w:r>
      <w:r>
        <w:rPr>
          <w:rFonts w:hint="eastAsia"/>
        </w:rPr>
        <w:t>转发</w:t>
      </w:r>
      <w:r>
        <w:rPr>
          <w:rFonts w:hint="eastAsia"/>
        </w:rPr>
        <w:t>到</w:t>
      </w:r>
      <w:r>
        <w:rPr>
          <w:rFonts w:hint="eastAsia"/>
        </w:rPr>
        <w:t>配置</w:t>
      </w:r>
      <w:r>
        <w:rPr>
          <w:rFonts w:hint="eastAsia"/>
        </w:rPr>
        <w:t>的</w:t>
      </w:r>
      <w:r>
        <w:rPr>
          <w:rFonts w:hint="eastAsia"/>
        </w:rPr>
        <w:t>所有</w:t>
      </w:r>
      <w:r>
        <w:rPr>
          <w:rFonts w:hint="eastAsia"/>
        </w:rPr>
        <w:t>机房</w:t>
      </w:r>
      <w:r>
        <w:rPr>
          <w:rFonts w:hint="eastAsia"/>
        </w:rPr>
        <w:t>且</w:t>
      </w:r>
      <w:r>
        <w:rPr>
          <w:rFonts w:hint="eastAsia"/>
        </w:rPr>
        <w:t>请求</w:t>
      </w:r>
      <w:r>
        <w:rPr>
          <w:rFonts w:hint="eastAsia"/>
        </w:rPr>
        <w:t>是</w:t>
      </w:r>
      <w:r>
        <w:rPr>
          <w:rFonts w:hint="eastAsia"/>
        </w:rPr>
        <w:t>成功</w:t>
      </w:r>
      <w:r>
        <w:rPr>
          <w:rFonts w:hint="eastAsia"/>
        </w:rPr>
        <w:t>的</w:t>
      </w:r>
    </w:p>
    <w:p>
      <w:pPr>
        <w:pStyle w:val="ablt93"/>
        <w:pBdr>
          <w:bottom/>
        </w:pBdr>
        <w:ind w:left="0"/>
        <w:rPr/>
      </w:pPr>
    </w:p>
    <w:p>
      <w:pPr>
        <w:pStyle w:val="up9mm7"/>
        <w:pBdr/>
        <w:ind/>
        <w:rPr>
          <w:rFonts w:hint="eastAsia"/>
        </w:rPr>
      </w:pPr>
      <w:r>
        <w:rPr>
          <w:rFonts w:hint="eastAsia"/>
        </w:rPr>
        <w:t>交付</w:t>
      </w:r>
    </w:p>
    <w:p>
      <w:pPr>
        <w:pStyle w:val="ablt93"/>
        <w:pBdr/>
        <w:ind/>
        <w:rPr>
          <w:rFonts w:hint="eastAsia"/>
        </w:rPr>
      </w:pPr>
      <w:r>
        <w:rPr>
          <w:rFonts w:hint="eastAsia"/>
        </w:rPr>
        <w:t>提供</w:t>
      </w:r>
      <w:r>
        <w:rPr>
          <w:rFonts w:hint="eastAsia"/>
        </w:rPr>
        <w:t>以下</w:t>
      </w:r>
      <w:r>
        <w:rPr>
          <w:rFonts w:hint="eastAsia"/>
        </w:rPr>
        <w:t>信息</w:t>
      </w:r>
      <w:r>
        <w:rPr>
          <w:rFonts w:hint="eastAsia"/>
        </w:rPr>
        <w:t>给</w:t>
      </w:r>
      <w:r>
        <w:rPr>
          <w:rFonts w:hint="eastAsia"/>
        </w:rPr>
        <w:t>客户</w:t>
      </w:r>
    </w:p>
    <w:p>
      <w:pPr>
        <w:pStyle w:val="ablt93"/>
        <w:numPr>
          <w:ilvl w:val="0"/>
          <w:numId w:val="11"/>
        </w:numPr>
        <w:pBdr/>
        <w:rPr>
          <w:rFonts w:hint="eastAsia"/>
        </w:rPr>
      </w:pPr>
      <w:r>
        <w:rPr>
          <w:rFonts w:hint="eastAsia"/>
        </w:rPr>
        <w:t>B</w:t>
      </w:r>
      <w:r>
        <w:rPr>
          <w:rFonts w:hint="eastAsia"/>
        </w:rPr>
        <w:t>a</w:t>
      </w:r>
      <w:r>
        <w:rPr>
          <w:rFonts w:hint="eastAsia"/>
        </w:rPr>
        <w:t>s</w:t>
      </w:r>
      <w:r>
        <w:rPr>
          <w:rFonts w:hint="eastAsia"/>
        </w:rPr>
        <w:t>e</w:t>
      </w:r>
      <w:r>
        <w:rPr>
          <w:rFonts w:hint="eastAsia"/>
        </w:rPr>
        <w:t xml:space="preserve"> </w:t>
      </w:r>
      <w:r>
        <w:rPr>
          <w:rFonts w:hint="eastAsia"/>
        </w:rPr>
        <w:t>U</w:t>
      </w:r>
      <w:r>
        <w:rPr>
          <w:rFonts w:hint="eastAsia"/>
        </w:rPr>
        <w:t>R</w:t>
      </w:r>
      <w:r>
        <w:rPr>
          <w:rFonts w:hint="eastAsia"/>
        </w:rPr>
        <w:t>L</w:t>
      </w:r>
      <w:r>
        <w:rPr>
          <w:rFonts w:hint="eastAsia"/>
        </w:rPr>
        <w:t>：</w:t>
      </w:r>
    </w:p>
    <w:p>
      <w:pPr>
        <w:rPr/>
      </w:pPr>
      <w:r>
        <w:rPr/>
        <w:drawing>
          <wp:inline distT="0" distB="0" distL="0" distR="0">
            <wp:extent cx="5760085" cy="5760085"/>
            <wp:effectExtent l="0" t="0" r="0" b="0"/>
            <wp:docPr id="119" name="文本框 nr9wez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uwxe1i"/>
                          <w:rPr>
                            <w:rStyle w:val="yv07zj"/>
                          </w:rPr>
                        </w:pPr>
                        <w:r>
                          <w:rPr>
                            <w:rStyle w:val="yv07zj"/>
                          </w:rPr>
                          <w:t>https://</w:t>
                        </w:r>
                        <w:r>
                          <w:rPr>
                            <w:rStyle w:val="yv07zj"/>
                          </w:rPr>
                          <w:t>test-hy-vision-205-rl-awcloud.awcloudvip.com</w:t>
                        </w:r>
                        <w:r>
                          <w:rPr>
                            <w:rStyle w:val="yv07zj"/>
                          </w:rPr>
                          <w:t>:9443</w:t>
                        </w:r>
                        <w:r>
                          <w:rPr>
                            <w:rStyle w:val="yv07zj"/>
                          </w:rPr>
                          <w:t>/v1/chat/completions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ablt93"/>
        <w:pBdr/>
        <w:ind/>
        <w:rPr>
          <w:rFonts w:hint="eastAsia"/>
        </w:rPr>
      </w:pPr>
      <w:r>
        <w:rPr>
          <w:rFonts w:hint="eastAsia"/>
        </w:rPr>
        <w:t xml:space="preserve"> </w:t>
      </w:r>
    </w:p>
    <w:p>
      <w:pPr>
        <w:pStyle w:val="ablt93"/>
        <w:numPr>
          <w:ilvl w:val="0"/>
          <w:numId w:val="12"/>
        </w:numPr>
        <w:pBdr/>
        <w:ind/>
        <w:rPr/>
      </w:pPr>
      <w:r>
        <w:rPr>
          <w:rFonts w:hint="eastAsia"/>
        </w:rPr>
        <w:t>模型</w:t>
      </w:r>
      <w:r>
        <w:rPr>
          <w:rFonts w:hint="eastAsia"/>
        </w:rPr>
        <w:t>名称</w:t>
      </w:r>
      <w:r>
        <w:rPr>
          <w:rFonts w:hint="eastAsia"/>
        </w:rPr>
        <w:t>：</w:t>
      </w:r>
    </w:p>
    <w:p>
      <w:pPr>
        <w:rPr/>
      </w:pPr>
      <w:r>
        <w:rPr/>
        <w:drawing>
          <wp:inline distT="0" distB="0" distL="0" distR="0">
            <wp:extent cx="5760085" cy="5760085"/>
            <wp:effectExtent l="0" t="0" r="0" b="0"/>
            <wp:docPr id="121" name="文本框 33crlh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uwxe1i"/>
                          <w:rPr>
                            <w:rStyle w:val="yv07zj"/>
                          </w:rPr>
                        </w:pPr>
                        <w:r>
                          <w:rPr>
                            <w:rStyle w:val="yv07zj"/>
                          </w:rPr>
                          <w:t>HY-VISION-2.0.5_RL_</w:t>
                        </w:r>
                        <w:r>
                          <w:rPr>
                            <w:rStyle w:val="8idyel"/>
                            <w:rFonts w:hint="eastAsia"/>
                          </w:rPr>
                          <w:t>A</w:t>
                        </w:r>
                        <w:r>
                          <w:rPr>
                            <w:rStyle w:val="8idyel"/>
                            <w:rFonts w:hint="eastAsia"/>
                          </w:rPr>
                          <w:t>W</w:t>
                        </w:r>
                        <w:r>
                          <w:rPr>
                            <w:rStyle w:val="8idyel"/>
                            <w:rFonts w:hint="eastAsia"/>
                          </w:rPr>
                          <w:t>C</w:t>
                        </w:r>
                        <w:r>
                          <w:rPr>
                            <w:rStyle w:val="8idyel"/>
                            <w:rFonts w:hint="eastAsia"/>
                          </w:rPr>
                          <w:t>L</w:t>
                        </w:r>
                        <w:r>
                          <w:rPr>
                            <w:rStyle w:val="8idyel"/>
                            <w:rFonts w:hint="eastAsia"/>
                          </w:rPr>
                          <w:t>O</w:t>
                        </w:r>
                        <w:r>
                          <w:rPr>
                            <w:rStyle w:val="8idyel"/>
                            <w:rFonts w:hint="eastAsia"/>
                          </w:rPr>
                          <w:t>UD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ablt93"/>
        <w:ind w:left="0"/>
        <w:rPr/>
      </w:pPr>
      <w:r>
        <w:rPr>
          <w:rFonts w:hint="eastAsia"/>
        </w:rPr>
        <w:t xml:space="preserve"> </w:t>
      </w:r>
    </w:p>
    <w:sectPr>
      <w:pgSz w:w="11905" w:h="16838"/>
      <w:pgMar w:top="1361" w:right="1417" w:bottom="1361" w:left="1417"/>
    </w:sectPr>
  </w:body>
</w:document>
</file>

<file path=word/fontTable.xml><?xml version="1.0" encoding="utf-8"?>
<w:fonts xmlns:w="http://schemas.openxmlformats.org/wordprocessingml/2006/main"/>
</file>

<file path=word/numbering.xml><?xml version="1.0" encoding="utf-8"?>
<w:numbering xmlns:w="http://schemas.openxmlformats.org/wordprocessingml/2006/main">
  <w:abstractNum w:abstractNumId="1"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</w:abstractNum>
  <w:abstractNum w:abstractNumId="2"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</w:abstractNum>
  <w:abstractNum w:abstractNumId="3">
    <w:lvl w:ilvl="3">
      <w:start w:val="1"/>
      <w:numFmt w:val="decimal"/>
      <w:lvlText w:val="%4."/>
      <w:lvlJc w:val="left"/>
      <w:pPr>
        <w:ind w:left="1656" w:hanging="336"/>
      </w:pPr>
      <w:rPr/>
    </w:lvl>
    <w:lvl w:ilvl="6">
      <w:start w:val="1"/>
      <w:numFmt w:val="decimal"/>
      <w:lvlText w:val="%7."/>
      <w:lvlJc w:val="left"/>
      <w:pPr>
        <w:ind w:left="2976" w:hanging="336"/>
      </w:pPr>
      <w:rPr/>
    </w:lvl>
    <w:lvl w:ilvl="5">
      <w:start w:val="1"/>
      <w:numFmt w:val="lowerRoman"/>
      <w:lvlText w:val="%6."/>
      <w:lvlJc w:val="left"/>
      <w:pPr>
        <w:ind w:left="2536" w:hanging="336"/>
      </w:pPr>
      <w:rPr/>
    </w:lvl>
    <w:lvl w:ilvl="7">
      <w:start w:val="1"/>
      <w:numFmt w:val="lowerLetter"/>
      <w:lvlText w:val="%8."/>
      <w:lvlJc w:val="left"/>
      <w:pPr>
        <w:ind w:left="3416" w:hanging="336"/>
      </w:pPr>
      <w:rPr/>
    </w:lvl>
    <w:lvl w:ilvl="8">
      <w:start w:val="1"/>
      <w:numFmt w:val="lowerRoman"/>
      <w:lvlText w:val="%9."/>
      <w:lvlJc w:val="left"/>
      <w:pPr>
        <w:ind w:left="3856" w:hanging="336"/>
      </w:pPr>
      <w:rPr/>
    </w:lvl>
    <w:lvl w:ilvl="0">
      <w:start w:val="1"/>
      <w:numFmt w:val="decimal"/>
      <w:lvlText w:val="%1."/>
      <w:lvlJc w:val="left"/>
      <w:pPr>
        <w:tabs/>
        <w:ind w:left="336" w:hanging="336"/>
      </w:pPr>
      <w:rPr>
        <w:rFonts w:hint="default" w:ascii="" w:hAnsi="" w:cs=""/>
      </w:rPr>
    </w:lvl>
    <w:lvl w:ilvl="2">
      <w:start w:val="1"/>
      <w:numFmt w:val="lowerRoman"/>
      <w:lvlText w:val="%3."/>
      <w:lvlJc w:val="left"/>
      <w:pPr>
        <w:ind w:left="1216" w:hanging="336"/>
      </w:pPr>
      <w:rPr/>
    </w:lvl>
    <w:lvl w:ilvl="1">
      <w:start w:val="1"/>
      <w:numFmt w:val="lowerLetter"/>
      <w:lvlText w:val="%2."/>
      <w:lvlJc w:val="left"/>
      <w:pPr>
        <w:tabs/>
        <w:ind w:left="776" w:hanging="336"/>
      </w:pPr>
      <w:rPr/>
    </w:lvl>
    <w:lvl w:ilvl="4">
      <w:start w:val="1"/>
      <w:numFmt w:val="lowerLetter"/>
      <w:lvlText w:val="%5."/>
      <w:lvlJc w:val="left"/>
      <w:pPr>
        <w:ind w:left="2096" w:hanging="336"/>
      </w:pPr>
      <w:rPr/>
    </w:lvl>
  </w:abstractNum>
  <w:abstractNum w:abstractNumId="4"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</w:abstractNum>
  <w:abstractNum w:abstractNumId="5"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tabs/>
        <w:ind w:left="776" w:hanging="336"/>
      </w:pPr>
      <w:rPr>
        <w:rFonts w:hint="default" w:ascii="wingdings" w:hAnsi="wingdings" w:cs="wingdings"/>
        <w:u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  <w:lvl w:ilvl="2">
      <w:start w:val="1"/>
      <w:numFmt w:val="bullet"/>
      <w:lvlText w:val=""/>
      <w:lvlJc w:val="left"/>
      <w:pPr>
        <w:tabs/>
        <w:ind w:left="1216" w:hanging="336"/>
      </w:pPr>
      <w:rPr>
        <w:rFonts w:hint="default" w:ascii="wingdings" w:hAnsi="wingdings" w:cs="wingdings"/>
        <w:u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</w:abstractNum>
  <w:abstractNum w:abstractNumId="6"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</w:abstractNum>
  <w:abstractNum w:abstractNumId="7">
    <w:lvl w:ilvl="7">
      <w:start w:val="1"/>
      <w:numFmt w:val="lowerLetter"/>
      <w:lvlText w:val="%8)"/>
      <w:lvlJc w:val="left"/>
      <w:pPr>
        <w:ind w:left="3416" w:hanging="336"/>
      </w:pPr>
    </w:lvl>
    <w:lvl w:ilvl="5">
      <w:start w:val="1"/>
      <w:numFmt w:val="lowerRoman"/>
      <w:lvlText w:val="%6)"/>
      <w:lvlJc w:val="left"/>
      <w:pPr>
        <w:ind w:left="2536" w:hanging="336"/>
      </w:pPr>
    </w:lvl>
    <w:lvl w:ilvl="6">
      <w:start w:val="1"/>
      <w:numFmt w:val="decimal"/>
      <w:lvlText w:val="%7、"/>
      <w:lvlJc w:val="left"/>
      <w:pPr>
        <w:ind w:left="2976" w:hanging="336"/>
      </w:pPr>
    </w:lvl>
    <w:lvl w:ilvl="2">
      <w:start w:val="1"/>
      <w:numFmt w:val="lowerRoman"/>
      <w:lvlText w:val="%3)"/>
      <w:lvlJc w:val="left"/>
      <w:pPr>
        <w:ind w:left="1216" w:hanging="336"/>
      </w:pPr>
    </w:lvl>
    <w:lvl w:ilvl="1">
      <w:start w:val="1"/>
      <w:numFmt w:val="lowerLetter"/>
      <w:lvlText w:val="%2)"/>
      <w:lvlJc w:val="left"/>
      <w:pPr>
        <w:ind w:left="776" w:hanging="336"/>
      </w:pPr>
    </w:lvl>
    <w:lvl w:ilvl="4">
      <w:start w:val="1"/>
      <w:numFmt w:val="lowerLetter"/>
      <w:lvlText w:val="%5)"/>
      <w:lvlJc w:val="left"/>
      <w:pPr>
        <w:ind w:left="2096" w:hanging="336"/>
      </w:pPr>
    </w:lvl>
    <w:lvl w:ilvl="8">
      <w:start w:val="1"/>
      <w:numFmt w:val="lowerRoman"/>
      <w:lvlText w:val="%9)"/>
      <w:lvlJc w:val="left"/>
      <w:pPr>
        <w:ind w:left="3856" w:hanging="336"/>
      </w:pPr>
    </w:lvl>
    <w:lvl w:ilvl="0">
      <w:start w:val="1"/>
      <w:numFmt w:val="decimal"/>
      <w:lvlText w:val="%1、"/>
      <w:lvlJc w:val="left"/>
      <w:pPr>
        <w:ind w:left="336" w:hanging="336"/>
      </w:pPr>
      <w:rPr>
        <w:rFonts w:hint="default" w:ascii="" w:hAnsi="" w:cs=""/>
      </w:rPr>
    </w:lvl>
    <w:lvl w:ilvl="3">
      <w:start w:val="1"/>
      <w:numFmt w:val="decimal"/>
      <w:lvlText w:val="%4、"/>
      <w:lvlJc w:val="left"/>
      <w:pPr>
        <w:ind w:left="1656" w:hanging="336"/>
      </w:pPr>
    </w:lvl>
  </w:abstractNum>
  <w:abstractNum w:abstractNumId="8"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tabs/>
        <w:ind w:left="776" w:hanging="336"/>
      </w:pPr>
      <w:rPr>
        <w:rFonts w:hint="default" w:ascii="wingdings" w:hAnsi="wingdings" w:cs="wingdings"/>
        <w:u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</w:abstractNum>
  <w:abstractNum w:abstractNumId="9"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</w:abstractNum>
  <w:abstractNum w:abstractNumId="10">
    <w:lvl w:ilvl="2">
      <w:start w:val="1"/>
      <w:numFmt w:val="lowerRoman"/>
      <w:lvlText w:val="%3."/>
      <w:lvlJc w:val="left"/>
      <w:pPr>
        <w:ind w:left="12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>
        <w:rFonts w:hint="default" w:ascii="" w:hAnsi="" w:cs=""/>
      </w:rPr>
    </w:lvl>
    <w:lvl w:ilvl="3">
      <w:start w:val="1"/>
      <w:numFmt w:val="decimal"/>
      <w:lvlText w:val="%4."/>
      <w:lvlJc w:val="left"/>
      <w:pPr>
        <w:ind w:left="165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</w:abstractNum>
  <w:abstractNum w:abstractNumId="11">
    <w:lvl w:ilvl="5">
      <w:start w:val="1"/>
      <w:numFmt w:val="lowerRoman"/>
      <w:lvlText w:val="%6."/>
      <w:lvlJc w:val="left"/>
      <w:pPr>
        <w:ind w:left="2536" w:hanging="336"/>
      </w:pPr>
      <w:rPr/>
    </w:lvl>
    <w:lvl w:ilvl="6">
      <w:start w:val="1"/>
      <w:numFmt w:val="decimal"/>
      <w:lvlText w:val="%7."/>
      <w:lvlJc w:val="left"/>
      <w:pPr>
        <w:ind w:left="2976" w:hanging="336"/>
      </w:pPr>
      <w:rPr/>
    </w:lvl>
    <w:lvl w:ilvl="4">
      <w:start w:val="1"/>
      <w:numFmt w:val="lowerLetter"/>
      <w:lvlText w:val="%5."/>
      <w:lvlJc w:val="left"/>
      <w:pPr>
        <w:ind w:left="2096" w:hanging="336"/>
      </w:pPr>
      <w:rPr/>
    </w:lvl>
    <w:lvl w:ilvl="2">
      <w:start w:val="1"/>
      <w:numFmt w:val="lowerRoman"/>
      <w:lvlText w:val="%3."/>
      <w:lvlJc w:val="left"/>
      <w:pPr>
        <w:ind w:left="1216" w:hanging="336"/>
      </w:pPr>
      <w:rPr/>
    </w:lvl>
    <w:lvl w:ilvl="0">
      <w:start w:val="1"/>
      <w:numFmt w:val="decimal"/>
      <w:lvlText w:val="%1."/>
      <w:lvlJc w:val="left"/>
      <w:pPr>
        <w:tabs/>
        <w:ind w:left="336" w:hanging="336"/>
      </w:pPr>
      <w:rPr>
        <w:rFonts w:hint="default" w:ascii="" w:hAnsi="" w:cs=""/>
      </w:rPr>
    </w:lvl>
    <w:lvl w:ilvl="3">
      <w:start w:val="1"/>
      <w:numFmt w:val="decimal"/>
      <w:lvlText w:val="%4."/>
      <w:lvlJc w:val="left"/>
      <w:pPr>
        <w:ind w:left="1656" w:hanging="336"/>
      </w:pPr>
      <w:rPr/>
    </w:lvl>
    <w:lvl w:ilvl="7">
      <w:start w:val="1"/>
      <w:numFmt w:val="lowerLetter"/>
      <w:lvlText w:val="%8."/>
      <w:lvlJc w:val="left"/>
      <w:pPr>
        <w:ind w:left="3416" w:hanging="336"/>
      </w:pPr>
      <w:rPr/>
    </w:lvl>
    <w:lvl w:ilvl="8">
      <w:start w:val="1"/>
      <w:numFmt w:val="lowerRoman"/>
      <w:lvlText w:val="%9."/>
      <w:lvlJc w:val="left"/>
      <w:pPr>
        <w:ind w:left="3856" w:hanging="336"/>
      </w:pPr>
      <w:rPr/>
    </w:lvl>
    <w:lvl w:ilvl="1">
      <w:start w:val="1"/>
      <w:numFmt w:val="lowerLetter"/>
      <w:lvlText w:val="%2."/>
      <w:lvlJc w:val="left"/>
      <w:pPr>
        <w:tabs/>
        <w:ind w:left="776" w:hanging="336"/>
      </w:pPr>
      <w:rPr/>
    </w:lvl>
  </w:abstractNum>
  <w:abstractNum w:abstractNumId="12"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tabs/>
        <w:ind w:left="776" w:hanging="336"/>
      </w:pPr>
      <w:rPr>
        <w:rFonts w:hint="default" w:ascii="wingdings" w:hAnsi="wingdings" w:cs="wingdings"/>
        <w:u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</w:abstractNum>
  <w:num w:numId="10">
    <w:abstractNumId w:val="9"/>
  </w:num>
  <w:num w:numId="1">
    <w:abstractNumId w:val="5"/>
  </w:num>
  <w:num w:numId="6">
    <w:abstractNumId w:val="6"/>
  </w:num>
  <w:num w:numId="2">
    <w:abstractNumId w:val="3"/>
  </w:num>
  <w:num w:numId="12">
    <w:abstractNumId w:val="4"/>
  </w:num>
  <w:num w:numId="4">
    <w:abstractNumId w:val="7"/>
  </w:num>
  <w:num w:numId="9">
    <w:abstractNumId w:val="12"/>
  </w:num>
  <w:num w:numId="3">
    <w:abstractNumId w:val="11"/>
  </w:num>
  <w:num w:numId="5">
    <w:abstractNumId w:val="8"/>
  </w:num>
  <w:num w:numId="7">
    <w:abstractNumId w:val="10"/>
  </w:num>
  <w:num w:numId="11">
    <w:abstractNumId w:val="1"/>
  </w:num>
  <w:num w:numId="8">
    <w:abstractNumId w:val="2"/>
  </w:num>
</w:numbering>
</file>

<file path=word/settings.xml><?xml version="1.0" encoding="utf-8"?>
<w:settings xmlns:w14="http://schemas.microsoft.com/office/word/2010/wordml" xmlns:w15="http://schemas.microsoft.com/office/word/2012/wordml" xmlns:w="http://schemas.openxmlformats.org/wordprocessingml/2006/main" xmlns:m="http://schemas.openxmlformats.org/officeDocument/2006/math" xmlns:mc="http://schemas.openxmlformats.org/markup-compatibility/2006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doNotLeaveBackslashAlone/>
    <w:ulTrailSpace/>
    <w:doNotExpandShiftReturn/>
    <w:adjustLineHeightInTable/>
    <w:useFELayout/>
    <w:compatSetting w:name="useWord2013TrackBottomHyphenation" w:uri="http://schemas.microsoft.com/office/word" w:val="0"/>
    <w:compatSetting w:name="enableOpenTypeFeatures" w:uri="http://schemas.microsoft.com/office/word" w:val="1"/>
    <w:compatSetting w:name="compatibilityMode" w:uri="http://schemas.microsoft.com/office/word" w:val="15"/>
    <w:compatSetting w:name="overrideTableStyleFontSizeAndJustification" w:uri="http://schemas.microsoft.com/office/word" w:val="1"/>
    <w:compatSetting w:name="differentiateMultirowTableHeaders" w:uri="http://schemas.microsoft.com/office/word" w:val="1"/>
    <w:compatSetting w:name="doNotFlipMirrorIndents" w:uri="http://schemas.microsoft.com/office/word" w:val="1"/>
  </w:compat>
  <w:rsids>
    <w:rsidRoot w:val="00E023A0"/>
    <w:rsid w:val="00680AC3"/>
    <w:rsid w:val="007452DF"/>
    <w:rsid w:val="00E023A0"/>
  </w:rsids>
  <m:mathPr>
    <m:mathFont m:val="Cambria Math"/>
    <m:brkBin m:val="before"/>
    <m:brkBinSub m:val="--"/>
    <m:smallFrac m:val="false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CB54FC"/>
  <w15:chartTrackingRefBased/>
  <w15:docId w15:val="{0549D595-5F3E-9A49-832F-E7DF37783478}"/>
</w:settings>
</file>

<file path=word/styles.xml><?xml version="1.0" encoding="utf-8"?>
<w:styles xmlns:w="http://schemas.openxmlformats.org/wordprocessingml/2006/main">
  <w:docDefaults>
    <w:rPrDefault>
      <w:rPr>
        <w:rFonts w:ascii="minorHAnsi" w:hAnsi="minorHAnsi" w:eastAsia="minorEastAsia" w:cstheme="minorBidi"/>
        <w:color w:val="333333"/>
        <w:kern w:val="2"/>
        <w:sz w:val="22"/>
        <w:szCs w:val="22"/>
      </w:rPr>
    </w:rPrDefault>
    <w:pPrDefault>
      <w:pPr>
        <w:snapToGrid w:val="false"/>
        <w:spacing w:before="60" w:after="60" w:line="312" w:lineRule="auto"/>
      </w:pPr>
    </w:pPrDefault>
  </w:docDefaults>
  <w:style w:type="character" w:styleId="4vsvs3">
    <w:name w:val="Hyperlink"/>
    <w:basedOn w:val=""/>
    <w:next w:val=""/>
    <w:uiPriority w:val="99"/>
    <w:unhideWhenUsed/>
    <w:rPr>
      <w:color w:val="1E6FFF" w:themeColor="hyperlink"/>
      <w:u w:val="single"/>
    </w:rPr>
  </w:style>
  <w:style w:type="character" w:styleId="fdy6vz">
    <w:name w:val="Hyperlink"/>
    <w:basedOn w:val=""/>
    <w:next w:val=""/>
    <w:uiPriority w:val="99"/>
    <w:unhideWhenUsed/>
    <w:pPr/>
    <w:rPr>
      <w:color w:val="1E6FFF" w:themeColor="hyperlink"/>
      <w:u w:val="single"/>
    </w:rPr>
  </w:style>
  <w:style w:type="character" w:styleId="1133f4">
    <w:name w:val="Hyperlink"/>
    <w:basedOn w:val=""/>
    <w:next w:val=""/>
    <w:uiPriority w:val="99"/>
    <w:unhideWhenUsed/>
    <w:rPr>
      <w:color w:val="1E6FFF" w:themeColor="hyperlink"/>
      <w:u w:val="single"/>
    </w:rPr>
  </w:style>
  <w:style w:type="character" w:styleId="5oyex6" w:default="true">
    <w:name w:val="Default Paragraph Font"/>
    <w:basedOn w:val=""/>
    <w:next w:val=""/>
    <w:uiPriority w:val="1"/>
    <w:semiHidden/>
    <w:unhideWhenUsed/>
  </w:style>
  <w:style w:type="paragraph" w:styleId="up9mm7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character" w:styleId="mu7sp3" w:default="true">
    <w:name w:val="Default Paragraph Font"/>
    <w:basedOn w:val=""/>
    <w:next w:val=""/>
    <w:uiPriority w:val="1"/>
    <w:semiHidden/>
    <w:unhideWhenUsed/>
  </w:style>
  <w:style w:type="character" w:styleId="bgbngv">
    <w:name w:val="Hyperlink"/>
    <w:basedOn w:val=""/>
    <w:next w:val=""/>
    <w:uiPriority w:val="99"/>
    <w:unhideWhenUsed/>
    <w:pPr/>
    <w:rPr>
      <w:color w:val="1E6FFF" w:themeColor="hyperlink"/>
      <w:u w:val="single"/>
    </w:rPr>
  </w:style>
  <w:style w:type="paragraph" w:styleId="rdbvau">
    <w:name w:val="Title"/>
    <w:basedOn w:val="ablt93"/>
    <w:next w:val="ablt93"/>
    <w:uiPriority w:val="9"/>
    <w:qFormat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  <w:style w:type="paragraph" w:styleId="llemnx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uwxe1i">
    <w:name w:val="melo-codeblock-Base-theme-para"/>
    <w:basedOn w:val=""/>
    <w:next w:val=""/>
    <w:pPr>
      <w:widowControl w:val="false"/>
      <w:tabs/>
      <w:spacing w:before="0" w:after="0" w:line="360" w:lineRule="auto"/>
      <w:jc w:val="left"/>
    </w:pPr>
    <w:rPr>
      <w:rFonts w:ascii="Monaco" w:hAnsi="Monaco" w:eastAsia="Monaco" w:cs="Monaco"/>
      <w:color w:val="000000"/>
      <w:sz w:val="21"/>
    </w:rPr>
  </w:style>
  <w:style>
    <w:basedOn w:val=""/>
    <w:pPr>
      <w:numPr/>
    </w:pPr>
    <w:rPr>
      <w:rFonts w:ascii="Monaco" w:hAnsi="Monaco" w:eastAsia="Monaco" w:cs="Monaco"/>
      <w:sz w:val="21"/>
    </w:rPr>
  </w:style>
  <w:style w:type="paragraph" w:styleId="8z1s18">
    <w:name w:val="heading 4"/>
    <w:basedOn w:val="ablt93"/>
    <w:next w:val="ablt93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>
    <w:basedOn w:val=""/>
    <w:pPr>
      <w:numPr/>
    </w:pPr>
    <w:rPr>
      <w:rFonts w:ascii="Monaco" w:hAnsi="Monaco" w:eastAsia="Monaco" w:cs="Monaco"/>
      <w:sz w:val="21"/>
    </w:rPr>
  </w:style>
  <w:style>
    <w:basedOn w:val=""/>
    <w:pPr>
      <w:numPr/>
    </w:pPr>
    <w:rPr>
      <w:rFonts w:ascii="Monaco" w:hAnsi="Monaco" w:eastAsia="Monaco" w:cs="Monaco"/>
      <w:sz w:val="21"/>
    </w:rPr>
  </w:style>
  <w:style w:type="character" w:styleId="j3glap">
    <w:name w:val="Hyperlink"/>
    <w:basedOn w:val=""/>
    <w:next w:val=""/>
    <w:uiPriority w:val="99"/>
    <w:unhideWhenUsed/>
    <w:pPr/>
    <w:rPr>
      <w:color w:val="1E6FFF" w:themeColor="hyperlink"/>
      <w:u w:val="single"/>
    </w:rPr>
  </w:style>
  <w:style w:type="table" w:styleId="ywov3s">
    <w:name w:val="Table Grid"/>
    <w:basedOn w:val="x8lkhg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table" w:styleId="x8lkhg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zwjqqj">
    <w:name w:val="melo-codeblock-Normal-comment"/>
    <w:basedOn w:val="yv07zj"/>
    <w:next w:val=""/>
    <w:rPr>
      <w:color w:val="708090"/>
    </w:rPr>
  </w:style>
  <w:style w:type="paragraph" w:styleId="hr7zct">
    <w:name w:val="heading 1"/>
    <w:basedOn w:val="ablt93"/>
    <w:next w:val="ablt93"/>
    <w:uiPriority w:val="9"/>
    <w:qFormat/>
    <w:pPr>
      <w:keepNext/>
      <w:keepLines/>
      <w:spacing w:before="0" w:after="0" w:line="408" w:lineRule="auto"/>
      <w:outlineLvl w:val="0"/>
    </w:pPr>
    <w:rPr>
      <w:b/>
      <w:bCs/>
      <w:color w:val="1A1A1A"/>
      <w:sz w:val="36"/>
      <w:szCs w:val="36"/>
    </w:rPr>
  </w:style>
  <w:style w:type="character" w:styleId="yv07zj">
    <w:name w:val="melo-codeblock-Base-theme-char"/>
    <w:basedOn w:val=""/>
    <w:next w:val=""/>
    <w:rPr>
      <w:rFonts w:ascii="Monaco" w:hAnsi="Monaco" w:eastAsia="Monaco" w:cs="Monaco"/>
      <w:color w:val="000000"/>
      <w:sz w:val="21"/>
    </w:rPr>
  </w:style>
  <w:style w:type="paragraph" w:styleId="ablt93" w:default="true">
    <w:name w:val="Normal"/>
    <w:pPr>
      <w:widowControl w:val="false"/>
      <w:jc w:val="left"/>
    </w:pPr>
  </w:style>
  <w:style w:type="character" w:styleId="pxkk58" w:default="true">
    <w:name w:val="Default Paragraph Font"/>
    <w:basedOn w:val=""/>
    <w:next w:val=""/>
    <w:uiPriority w:val="1"/>
    <w:semiHidden/>
    <w:unhideWhenUsed/>
  </w:style>
  <w:style>
    <w:basedOn w:val="yv07zj"/>
    <w:rPr/>
  </w:style>
  <w:style w:type="character" w:styleId="xfdp9c" w:default="true">
    <w:name w:val="Default Paragraph Font"/>
    <w:basedOn w:val=""/>
    <w:next w:val=""/>
    <w:uiPriority w:val="1"/>
    <w:semiHidden/>
    <w:unhideWhenUsed/>
  </w:style>
  <w:style w:type="character" w:styleId="mbyc6s" w:default="true">
    <w:name w:val="Default Paragraph Font"/>
    <w:basedOn w:val=""/>
    <w:next w:val=""/>
    <w:uiPriority w:val="1"/>
    <w:semiHidden/>
    <w:unhideWhenUsed/>
  </w:style>
</w:styles>
</file>

<file path=word/_rels/document.xml.rels><?xml version="1.0" encoding="UTF-8" standalone="yes"?><Relationships xmlns="http://schemas.openxmlformats.org/package/2006/relationships"><Relationship Id="rId9" Type="http://schemas.openxmlformats.org/officeDocument/2006/relationships/image" Target="media/image6.png" /><Relationship Id="rId8" Type="http://schemas.openxmlformats.org/officeDocument/2006/relationships/image" Target="media/image5.png" /><Relationship Id="rId7" Type="http://schemas.openxmlformats.org/officeDocument/2006/relationships/image" Target="media/image4.png" /><Relationship Id="rId6" Type="http://schemas.openxmlformats.org/officeDocument/2006/relationships/image" Target="media/image3.png" /><Relationship Id="rId4" Type="http://schemas.openxmlformats.org/officeDocument/2006/relationships/image" Target="media/image1.png" /><Relationship Id="rId3" Type="http://schemas.openxmlformats.org/officeDocument/2006/relationships/numbering" Target="numbering.xml" /><Relationship Id="rId24" Type="http://schemas.openxmlformats.org/officeDocument/2006/relationships/image" Target="media/image21.png" /><Relationship Id="rId13" Type="http://schemas.openxmlformats.org/officeDocument/2006/relationships/image" Target="media/image10.png" /><Relationship Id="rId16" Type="http://schemas.openxmlformats.org/officeDocument/2006/relationships/image" Target="media/image13.png" /><Relationship Id="rId12" Type="http://schemas.openxmlformats.org/officeDocument/2006/relationships/image" Target="media/image9.png" /><Relationship Id="rId10" Type="http://schemas.openxmlformats.org/officeDocument/2006/relationships/image" Target="media/image7.png" /><Relationship Id="rId18" Type="http://schemas.openxmlformats.org/officeDocument/2006/relationships/image" Target="media/image15.png" /><Relationship Id="rId0" Type="http://schemas.openxmlformats.org/officeDocument/2006/relationships/styles" Target="styles.xml" /><Relationship Id="rId14" Type="http://schemas.openxmlformats.org/officeDocument/2006/relationships/image" Target="media/image11.png" /><Relationship Id="rId20" Type="http://schemas.openxmlformats.org/officeDocument/2006/relationships/image" Target="media/image17.png" /><Relationship Id="rId11" Type="http://schemas.openxmlformats.org/officeDocument/2006/relationships/image" Target="media/image8.png" /><Relationship Id="rId1" Type="http://schemas.openxmlformats.org/officeDocument/2006/relationships/settings" Target="settings.xml" /><Relationship Id="rId15" Type="http://schemas.openxmlformats.org/officeDocument/2006/relationships/image" Target="media/image12.png" /><Relationship Id="rId17" Type="http://schemas.openxmlformats.org/officeDocument/2006/relationships/image" Target="media/image14.png" /><Relationship Id="rId19" Type="http://schemas.openxmlformats.org/officeDocument/2006/relationships/image" Target="media/image16.png" /><Relationship Id="rId2" Type="http://schemas.openxmlformats.org/officeDocument/2006/relationships/fontTable" Target="fontTable.xml" /><Relationship Id="rId5" Type="http://schemas.openxmlformats.org/officeDocument/2006/relationships/image" Target="media/image2.png" /><Relationship Id="rId23" Type="http://schemas.openxmlformats.org/officeDocument/2006/relationships/image" Target="media/image20.png" /><Relationship Id="rId21" Type="http://schemas.openxmlformats.org/officeDocument/2006/relationships/image" Target="media/image18.png" /><Relationship Id="rId22" Type="http://schemas.openxmlformats.org/officeDocument/2006/relationships/image" Target="media/image19.png" 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2026-07-14T17:19:34Z</dcterms:created>
  <dcterms:modified xsi:type="dcterms:W3CDTF">2026-07-14T17:19:34Z</dcterms:modified>
</cp:coreProperties>
</file>